
<file path=[Content_Types].xml><?xml version="1.0" encoding="utf-8"?>
<Types xmlns="http://schemas.openxmlformats.org/package/2006/content-types">
  <Override PartName="/word/footnotes.xml" ContentType="application/vnd.openxmlformats-officedocument.wordprocessingml.footnotes+xml"/>
  <Override PartName="/word/theme/themeOverride5.xml" ContentType="application/vnd.openxmlformats-officedocument.themeOverride+xml"/>
  <Override PartName="/word/charts/chart10.xml" ContentType="application/vnd.openxmlformats-officedocument.drawingml.chart+xml"/>
  <Override PartName="/word/theme/themeOverride1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theme/themeOverride13.xml" ContentType="application/vnd.openxmlformats-officedocument.themeOverride+xml"/>
  <Override PartName="/word/theme/themeOverride14.xml" ContentType="application/vnd.openxmlformats-officedocument.themeOverride+xml"/>
  <Override PartName="/word/theme/themeOverride1.xml" ContentType="application/vnd.openxmlformats-officedocument.themeOverride+xml"/>
  <Override PartName="/word/theme/themeOverride11.xml" ContentType="application/vnd.openxmlformats-officedocument.themeOverride+xml"/>
  <Override PartName="/word/theme/themeOverride12.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theme/themeOverride10.xml" ContentType="application/vnd.openxmlformats-officedocument.themeOverride+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17.xml" ContentType="application/vnd.openxmlformats-officedocument.themeOverride+xml"/>
  <Override PartName="/docProps/core.xml" ContentType="application/vnd.openxmlformats-package.core-properties+xml"/>
  <Default Extension="png" ContentType="image/png"/>
  <Override PartName="/word/theme/themeOverride4.xml" ContentType="application/vnd.openxmlformats-officedocument.themeOverride+xml"/>
  <Override PartName="/word/theme/themeOverride16.xml" ContentType="application/vnd.openxmlformats-officedocument.themeOverrid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A90" w:rsidRPr="00C761AF" w:rsidRDefault="00373A90" w:rsidP="003A2DBE">
      <w:pPr>
        <w:jc w:val="center"/>
        <w:rPr>
          <w:b/>
          <w:bCs/>
          <w:sz w:val="36"/>
          <w:szCs w:val="36"/>
        </w:rPr>
      </w:pPr>
      <w:r w:rsidRPr="00C761AF">
        <w:rPr>
          <w:b/>
          <w:bCs/>
          <w:sz w:val="36"/>
          <w:szCs w:val="36"/>
        </w:rPr>
        <w:t>Interactive Storytelling and Emergent Gameplay using Dynamical Policy Models</w:t>
      </w:r>
    </w:p>
    <w:p w:rsidR="00373A90" w:rsidRDefault="00373A90" w:rsidP="003A2DBE">
      <w:pPr>
        <w:jc w:val="center"/>
        <w:rPr>
          <w:b/>
          <w:bCs/>
          <w:sz w:val="32"/>
          <w:szCs w:val="32"/>
        </w:rPr>
      </w:pPr>
    </w:p>
    <w:p w:rsidR="00373A90" w:rsidRDefault="00373A90" w:rsidP="003A2DBE">
      <w:pPr>
        <w:jc w:val="center"/>
        <w:rPr>
          <w:b/>
          <w:bCs/>
          <w:sz w:val="32"/>
          <w:szCs w:val="32"/>
        </w:rPr>
      </w:pPr>
    </w:p>
    <w:p w:rsidR="00373A90" w:rsidRDefault="00373A90" w:rsidP="00C761AF">
      <w:pPr>
        <w:jc w:val="both"/>
        <w:rPr>
          <w:sz w:val="28"/>
          <w:szCs w:val="28"/>
        </w:rPr>
      </w:pPr>
      <w:r w:rsidRPr="00C761AF">
        <w:rPr>
          <w:b/>
          <w:bCs/>
          <w:sz w:val="32"/>
          <w:szCs w:val="32"/>
        </w:rPr>
        <w:t>Abstract:</w:t>
      </w:r>
      <w:r>
        <w:rPr>
          <w:b/>
          <w:bCs/>
          <w:sz w:val="32"/>
          <w:szCs w:val="32"/>
        </w:rPr>
        <w:t xml:space="preserve"> </w:t>
      </w: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373A90" w:rsidRPr="00C761AF" w:rsidRDefault="00373A90" w:rsidP="00C761AF">
      <w:pPr>
        <w:jc w:val="both"/>
        <w:rPr>
          <w:b/>
          <w:bCs/>
          <w:sz w:val="32"/>
          <w:szCs w:val="32"/>
        </w:rPr>
      </w:pPr>
    </w:p>
    <w:p w:rsidR="00373A90" w:rsidRDefault="00373A90" w:rsidP="003A2DBE">
      <w:pPr>
        <w:numPr>
          <w:ilvl w:val="0"/>
          <w:numId w:val="1"/>
        </w:numPr>
        <w:rPr>
          <w:b/>
          <w:bCs/>
          <w:sz w:val="32"/>
          <w:szCs w:val="32"/>
        </w:rPr>
      </w:pPr>
      <w:r>
        <w:rPr>
          <w:b/>
          <w:bCs/>
          <w:sz w:val="32"/>
          <w:szCs w:val="32"/>
        </w:rPr>
        <w:br w:type="page"/>
      </w:r>
      <w:r w:rsidRPr="00C761AF">
        <w:rPr>
          <w:b/>
          <w:bCs/>
          <w:sz w:val="32"/>
          <w:szCs w:val="32"/>
        </w:rPr>
        <w:lastRenderedPageBreak/>
        <w:t>Introduction</w:t>
      </w:r>
    </w:p>
    <w:p w:rsidR="00373A90" w:rsidRPr="00796E62" w:rsidRDefault="00373A90" w:rsidP="00FC22E6">
      <w:pPr>
        <w:ind w:left="720"/>
        <w:rPr>
          <w:b/>
          <w:bCs/>
          <w:sz w:val="24"/>
          <w:szCs w:val="24"/>
        </w:rPr>
      </w:pPr>
      <w:r w:rsidRPr="00796E62">
        <w:rPr>
          <w:b/>
          <w:bCs/>
          <w:sz w:val="24"/>
          <w:szCs w:val="24"/>
        </w:rPr>
        <w:t>Defining the problem and its scope</w:t>
      </w:r>
      <w:r w:rsidRPr="00796E62">
        <w:rPr>
          <w:b/>
          <w:bCs/>
          <w:sz w:val="24"/>
          <w:szCs w:val="24"/>
        </w:rPr>
        <w:br/>
      </w:r>
      <w:r>
        <w:rPr>
          <w:b/>
          <w:bCs/>
          <w:sz w:val="24"/>
          <w:szCs w:val="24"/>
        </w:rPr>
        <w:t xml:space="preserve">Rationale for solving </w:t>
      </w:r>
      <w:r w:rsidRPr="00796E62">
        <w:rPr>
          <w:b/>
          <w:bCs/>
          <w:sz w:val="24"/>
          <w:szCs w:val="24"/>
        </w:rPr>
        <w:t>the problem</w:t>
      </w:r>
      <w:r w:rsidRPr="00796E62">
        <w:rPr>
          <w:b/>
          <w:bCs/>
          <w:sz w:val="24"/>
          <w:szCs w:val="24"/>
        </w:rPr>
        <w:br/>
        <w:t>Building on Zambetta 08</w:t>
      </w:r>
      <w:r w:rsidRPr="00796E62">
        <w:rPr>
          <w:b/>
          <w:bCs/>
          <w:sz w:val="24"/>
          <w:szCs w:val="24"/>
        </w:rPr>
        <w:br/>
        <w:t xml:space="preserve">Promises </w:t>
      </w:r>
    </w:p>
    <w:p w:rsidR="00373A90" w:rsidRPr="00C761AF" w:rsidRDefault="00373A90" w:rsidP="003A2DBE">
      <w:pPr>
        <w:numPr>
          <w:ilvl w:val="0"/>
          <w:numId w:val="1"/>
        </w:numPr>
        <w:rPr>
          <w:b/>
          <w:bCs/>
          <w:sz w:val="32"/>
          <w:szCs w:val="32"/>
        </w:rPr>
      </w:pPr>
      <w:r w:rsidRPr="00C761AF">
        <w:rPr>
          <w:b/>
          <w:bCs/>
          <w:sz w:val="32"/>
          <w:szCs w:val="32"/>
        </w:rPr>
        <w:t>Background</w:t>
      </w:r>
    </w:p>
    <w:p w:rsidR="00373A90" w:rsidRPr="00796E62" w:rsidRDefault="00373A90" w:rsidP="00301834">
      <w:pPr>
        <w:ind w:left="720"/>
        <w:rPr>
          <w:b/>
          <w:bCs/>
          <w:sz w:val="24"/>
          <w:szCs w:val="24"/>
        </w:rPr>
      </w:pPr>
      <w:r w:rsidRPr="00796E62">
        <w:rPr>
          <w:b/>
          <w:bCs/>
          <w:sz w:val="24"/>
          <w:szCs w:val="24"/>
        </w:rPr>
        <w:t>Emergent gameplay</w:t>
      </w:r>
      <w:r>
        <w:rPr>
          <w:b/>
          <w:bCs/>
          <w:sz w:val="24"/>
          <w:szCs w:val="24"/>
        </w:rPr>
        <w:br/>
      </w:r>
      <w:r w:rsidRPr="00796E62">
        <w:rPr>
          <w:b/>
          <w:bCs/>
          <w:sz w:val="24"/>
          <w:szCs w:val="24"/>
        </w:rPr>
        <w:t>Game as a storytelling media</w:t>
      </w:r>
      <w:r w:rsidRPr="00796E62">
        <w:rPr>
          <w:b/>
          <w:bCs/>
          <w:sz w:val="24"/>
          <w:szCs w:val="24"/>
        </w:rPr>
        <w:br/>
      </w:r>
      <w:r>
        <w:rPr>
          <w:b/>
          <w:bCs/>
          <w:sz w:val="24"/>
          <w:szCs w:val="24"/>
        </w:rPr>
        <w:t>Reductionism vs. Constructivism</w:t>
      </w:r>
    </w:p>
    <w:p w:rsidR="00373A90" w:rsidRDefault="00373A90" w:rsidP="003A2DBE">
      <w:pPr>
        <w:numPr>
          <w:ilvl w:val="0"/>
          <w:numId w:val="1"/>
        </w:numPr>
        <w:rPr>
          <w:b/>
          <w:bCs/>
          <w:sz w:val="32"/>
          <w:szCs w:val="32"/>
        </w:rPr>
      </w:pPr>
      <w:r w:rsidRPr="00C761AF">
        <w:rPr>
          <w:b/>
          <w:bCs/>
          <w:sz w:val="32"/>
          <w:szCs w:val="32"/>
        </w:rPr>
        <w:t>Related work</w:t>
      </w:r>
    </w:p>
    <w:p w:rsidR="00373A90" w:rsidRPr="00796E62" w:rsidRDefault="00373A90" w:rsidP="00BF1CC0">
      <w:pPr>
        <w:ind w:left="720"/>
        <w:rPr>
          <w:b/>
          <w:bCs/>
          <w:sz w:val="24"/>
          <w:szCs w:val="24"/>
        </w:rPr>
      </w:pPr>
      <w:r w:rsidRPr="00796E62">
        <w:rPr>
          <w:b/>
          <w:bCs/>
          <w:sz w:val="24"/>
          <w:szCs w:val="24"/>
        </w:rPr>
        <w:t>Emergence in video games</w:t>
      </w:r>
      <w:r w:rsidRPr="00796E62">
        <w:rPr>
          <w:b/>
          <w:bCs/>
          <w:sz w:val="24"/>
          <w:szCs w:val="24"/>
        </w:rPr>
        <w:br/>
        <w:t>Adam Russell Situationist Game AI</w:t>
      </w:r>
      <w:r w:rsidRPr="00796E62">
        <w:rPr>
          <w:b/>
          <w:bCs/>
          <w:sz w:val="24"/>
          <w:szCs w:val="24"/>
        </w:rPr>
        <w:br/>
        <w:t>GTA 3 &amp; HL 2</w:t>
      </w:r>
    </w:p>
    <w:p w:rsidR="00373A90" w:rsidRDefault="00373A90" w:rsidP="003A2DBE">
      <w:pPr>
        <w:numPr>
          <w:ilvl w:val="0"/>
          <w:numId w:val="1"/>
        </w:numPr>
        <w:rPr>
          <w:b/>
          <w:bCs/>
          <w:sz w:val="32"/>
          <w:szCs w:val="32"/>
        </w:rPr>
      </w:pPr>
      <w:r w:rsidRPr="00C761AF">
        <w:rPr>
          <w:b/>
          <w:bCs/>
          <w:sz w:val="32"/>
          <w:szCs w:val="32"/>
        </w:rPr>
        <w:t>Methodology</w:t>
      </w:r>
    </w:p>
    <w:p w:rsidR="00373A90" w:rsidRPr="00796E62" w:rsidRDefault="00373A90" w:rsidP="00FC22E6">
      <w:pPr>
        <w:ind w:left="720"/>
        <w:rPr>
          <w:b/>
          <w:bCs/>
          <w:sz w:val="24"/>
          <w:szCs w:val="24"/>
        </w:rPr>
      </w:pPr>
      <w:r w:rsidRPr="00796E62">
        <w:rPr>
          <w:b/>
          <w:bCs/>
          <w:sz w:val="24"/>
          <w:szCs w:val="24"/>
        </w:rPr>
        <w:t xml:space="preserve">The model (Zambetta 08) </w:t>
      </w:r>
      <w:r w:rsidRPr="00796E62">
        <w:rPr>
          <w:b/>
          <w:bCs/>
          <w:sz w:val="24"/>
          <w:szCs w:val="24"/>
        </w:rPr>
        <w:br/>
        <w:t>Assessing the model in a realistic application</w:t>
      </w:r>
      <w:r w:rsidRPr="00796E62">
        <w:rPr>
          <w:b/>
          <w:bCs/>
          <w:sz w:val="24"/>
          <w:szCs w:val="24"/>
        </w:rPr>
        <w:br/>
        <w:t>The Clan Wars game structure</w:t>
      </w:r>
      <w:r w:rsidRPr="00796E62">
        <w:rPr>
          <w:b/>
          <w:bCs/>
          <w:sz w:val="24"/>
          <w:szCs w:val="24"/>
        </w:rPr>
        <w:br/>
        <w:t>Integrating the model in the game structure</w:t>
      </w:r>
    </w:p>
    <w:p w:rsidR="00373A90" w:rsidRDefault="00373A90" w:rsidP="003A2DBE">
      <w:pPr>
        <w:numPr>
          <w:ilvl w:val="0"/>
          <w:numId w:val="1"/>
        </w:numPr>
        <w:rPr>
          <w:b/>
          <w:bCs/>
          <w:sz w:val="32"/>
          <w:szCs w:val="32"/>
        </w:rPr>
      </w:pPr>
      <w:r w:rsidRPr="00C761AF">
        <w:rPr>
          <w:b/>
          <w:bCs/>
          <w:sz w:val="32"/>
          <w:szCs w:val="32"/>
        </w:rPr>
        <w:t>Experimentation</w:t>
      </w:r>
    </w:p>
    <w:p w:rsidR="00373A90" w:rsidRPr="00796E62" w:rsidRDefault="00373A90" w:rsidP="00FC22E6">
      <w:pPr>
        <w:ind w:left="720"/>
        <w:rPr>
          <w:b/>
          <w:bCs/>
          <w:sz w:val="24"/>
          <w:szCs w:val="24"/>
        </w:rPr>
      </w:pPr>
      <w:r w:rsidRPr="003C587B">
        <w:rPr>
          <w:b/>
          <w:bCs/>
          <w:sz w:val="24"/>
          <w:szCs w:val="24"/>
        </w:rPr>
        <w:t>General experimental framework</w:t>
      </w:r>
      <w:r w:rsidRPr="00796E62">
        <w:rPr>
          <w:b/>
          <w:bCs/>
          <w:sz w:val="24"/>
          <w:szCs w:val="24"/>
        </w:rPr>
        <w:br/>
        <w:t>Scalability in the light of the design problem</w:t>
      </w:r>
      <w:r w:rsidRPr="00796E62">
        <w:rPr>
          <w:b/>
          <w:bCs/>
          <w:sz w:val="24"/>
          <w:szCs w:val="24"/>
        </w:rPr>
        <w:br/>
        <w:t>Control over the gameplay</w:t>
      </w:r>
      <w:r w:rsidRPr="00796E62">
        <w:rPr>
          <w:b/>
          <w:bCs/>
          <w:sz w:val="24"/>
          <w:szCs w:val="24"/>
        </w:rPr>
        <w:br/>
        <w:t>Control over the story</w:t>
      </w:r>
    </w:p>
    <w:p w:rsidR="00373A90" w:rsidRDefault="00373A90" w:rsidP="003A2DBE">
      <w:pPr>
        <w:numPr>
          <w:ilvl w:val="0"/>
          <w:numId w:val="1"/>
        </w:numPr>
        <w:rPr>
          <w:b/>
          <w:bCs/>
          <w:sz w:val="32"/>
          <w:szCs w:val="32"/>
        </w:rPr>
      </w:pPr>
      <w:r w:rsidRPr="00C761AF">
        <w:rPr>
          <w:b/>
          <w:bCs/>
          <w:sz w:val="32"/>
          <w:szCs w:val="32"/>
        </w:rPr>
        <w:t>Conclusion</w:t>
      </w:r>
      <w:r>
        <w:rPr>
          <w:b/>
          <w:bCs/>
          <w:sz w:val="32"/>
          <w:szCs w:val="32"/>
        </w:rPr>
        <w:t xml:space="preserve"> and future perspectives</w:t>
      </w:r>
    </w:p>
    <w:p w:rsidR="00373A90" w:rsidRDefault="00373A90" w:rsidP="00363389">
      <w:pPr>
        <w:ind w:left="720"/>
        <w:rPr>
          <w:b/>
          <w:bCs/>
          <w:sz w:val="24"/>
          <w:szCs w:val="24"/>
        </w:rPr>
      </w:pPr>
      <w:r w:rsidRPr="00796E62">
        <w:rPr>
          <w:b/>
          <w:bCs/>
          <w:sz w:val="24"/>
          <w:szCs w:val="24"/>
        </w:rPr>
        <w:t>How much has been achieved</w:t>
      </w:r>
      <w:r w:rsidRPr="00796E62">
        <w:rPr>
          <w:b/>
          <w:bCs/>
          <w:sz w:val="24"/>
          <w:szCs w:val="24"/>
        </w:rPr>
        <w:br/>
        <w:t>How much can we achieve from here</w:t>
      </w:r>
      <w:r w:rsidRPr="00796E62">
        <w:rPr>
          <w:b/>
          <w:bCs/>
          <w:sz w:val="24"/>
          <w:szCs w:val="24"/>
        </w:rPr>
        <w:br/>
        <w:t>What are the limitations and what can be done to overcome them</w:t>
      </w:r>
    </w:p>
    <w:p w:rsidR="00373A90" w:rsidRPr="00EE4ED4" w:rsidRDefault="00373A90" w:rsidP="00EE4ED4">
      <w:pPr>
        <w:numPr>
          <w:ilvl w:val="0"/>
          <w:numId w:val="4"/>
        </w:numPr>
        <w:rPr>
          <w:b/>
          <w:bCs/>
          <w:sz w:val="24"/>
          <w:szCs w:val="24"/>
        </w:rPr>
      </w:pPr>
      <w:r>
        <w:rPr>
          <w:b/>
          <w:bCs/>
          <w:sz w:val="24"/>
          <w:szCs w:val="24"/>
        </w:rPr>
        <w:br w:type="page"/>
      </w:r>
      <w:r>
        <w:rPr>
          <w:b/>
          <w:bCs/>
          <w:sz w:val="32"/>
          <w:szCs w:val="32"/>
        </w:rPr>
        <w:lastRenderedPageBreak/>
        <w:t>Introduction</w:t>
      </w:r>
    </w:p>
    <w:p w:rsidR="00373A90" w:rsidRDefault="00373A90" w:rsidP="00EE4ED4">
      <w:pPr>
        <w:ind w:left="360"/>
        <w:rPr>
          <w:b/>
          <w:bCs/>
          <w:sz w:val="24"/>
          <w:szCs w:val="24"/>
        </w:rPr>
      </w:pPr>
      <w:r w:rsidRPr="00796E62">
        <w:rPr>
          <w:b/>
          <w:bCs/>
          <w:sz w:val="24"/>
          <w:szCs w:val="24"/>
        </w:rPr>
        <w:t xml:space="preserve"> </w:t>
      </w:r>
    </w:p>
    <w:p w:rsidR="00373A90" w:rsidRDefault="00373A90" w:rsidP="00DE6371">
      <w:pPr>
        <w:ind w:left="36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373A90" w:rsidRDefault="00373A90" w:rsidP="006C1CEF">
      <w:pPr>
        <w:ind w:left="360"/>
        <w:rPr>
          <w:sz w:val="24"/>
          <w:szCs w:val="24"/>
        </w:rPr>
      </w:pPr>
      <w:r>
        <w:rPr>
          <w:sz w:val="24"/>
          <w:szCs w:val="24"/>
        </w:rPr>
        <w:t>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the “Myst”, “Sam &amp; Max”, or “</w:t>
      </w:r>
      <w:smartTag w:uri="urn:schemas-microsoft-com:office:smarttags" w:element="PlaceName">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373A90" w:rsidRDefault="00373A90" w:rsidP="006C1CEF">
      <w:pPr>
        <w:ind w:left="360"/>
        <w:rPr>
          <w:sz w:val="24"/>
          <w:szCs w:val="24"/>
        </w:rPr>
      </w:pPr>
      <w:r>
        <w:rPr>
          <w:sz w:val="24"/>
          <w:szCs w:val="24"/>
        </w:rPr>
        <w:t xml:space="preserve">Despite the success of the games sitting at the extremes of the tradeoff, there has been a progressive shift in the market towards more balanced designs [Russel 08]. This change is not only visible through the overwhelming commercial success of the games offering both </w:t>
      </w:r>
      <w:r>
        <w:rPr>
          <w:sz w:val="24"/>
          <w:szCs w:val="24"/>
        </w:rPr>
        <w:lastRenderedPageBreak/>
        <w:t>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373A90" w:rsidRDefault="00373A90" w:rsidP="006C1CEF">
      <w:pPr>
        <w:ind w:left="360"/>
        <w:rPr>
          <w:sz w:val="24"/>
          <w:szCs w:val="24"/>
        </w:rPr>
      </w:pPr>
      <w:r>
        <w:rPr>
          <w:sz w:val="24"/>
          <w:szCs w:val="24"/>
        </w:rPr>
        <w:t>The work presented in this report demonstrates the use of a possible design solution to this problem. While our solution relies on previous work [Zambetta 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373A90" w:rsidRPr="00613C49" w:rsidRDefault="00373A90" w:rsidP="00613C49">
      <w:pPr>
        <w:numPr>
          <w:ilvl w:val="0"/>
          <w:numId w:val="4"/>
        </w:numPr>
        <w:rPr>
          <w:b/>
          <w:bCs/>
          <w:sz w:val="32"/>
          <w:szCs w:val="32"/>
        </w:rPr>
      </w:pPr>
      <w:r>
        <w:rPr>
          <w:sz w:val="24"/>
          <w:szCs w:val="24"/>
        </w:rPr>
        <w:br w:type="page"/>
      </w:r>
      <w:r w:rsidRPr="00613C49">
        <w:rPr>
          <w:b/>
          <w:bCs/>
          <w:sz w:val="32"/>
          <w:szCs w:val="32"/>
        </w:rPr>
        <w:lastRenderedPageBreak/>
        <w:t>Background</w:t>
      </w:r>
    </w:p>
    <w:p w:rsidR="00373A90" w:rsidRDefault="00373A90" w:rsidP="00613C49">
      <w:pPr>
        <w:ind w:left="36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373A90" w:rsidRDefault="00373A90" w:rsidP="00613C49">
      <w:pPr>
        <w:ind w:left="360"/>
        <w:rPr>
          <w:sz w:val="24"/>
          <w:szCs w:val="24"/>
        </w:rPr>
      </w:pPr>
    </w:p>
    <w:p w:rsidR="00373A90" w:rsidRPr="00704D6C" w:rsidRDefault="00373A90" w:rsidP="0043606D">
      <w:pPr>
        <w:numPr>
          <w:ilvl w:val="1"/>
          <w:numId w:val="4"/>
        </w:numPr>
        <w:rPr>
          <w:b/>
          <w:bCs/>
          <w:sz w:val="28"/>
          <w:szCs w:val="28"/>
        </w:rPr>
      </w:pPr>
      <w:r w:rsidRPr="00704D6C">
        <w:rPr>
          <w:b/>
          <w:bCs/>
          <w:sz w:val="28"/>
          <w:szCs w:val="28"/>
        </w:rPr>
        <w:t>Reductionism</w:t>
      </w:r>
    </w:p>
    <w:p w:rsidR="00373A90" w:rsidRDefault="00373A90" w:rsidP="0043606D">
      <w:pPr>
        <w:ind w:left="36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w:t>
      </w:r>
      <w:r>
        <w:rPr>
          <w:sz w:val="24"/>
          <w:szCs w:val="24"/>
        </w:rPr>
        <w:lastRenderedPageBreak/>
        <w:t>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373A90" w:rsidRDefault="00373A90" w:rsidP="0043606D">
      <w:pPr>
        <w:ind w:left="360"/>
        <w:rPr>
          <w:sz w:val="24"/>
          <w:szCs w:val="24"/>
        </w:rPr>
      </w:pPr>
    </w:p>
    <w:p w:rsidR="00373A90" w:rsidRPr="00704D6C" w:rsidRDefault="00373A90" w:rsidP="0043606D">
      <w:pPr>
        <w:numPr>
          <w:ilvl w:val="1"/>
          <w:numId w:val="4"/>
        </w:numPr>
        <w:rPr>
          <w:b/>
          <w:bCs/>
          <w:sz w:val="28"/>
          <w:szCs w:val="28"/>
        </w:rPr>
      </w:pPr>
      <w:r w:rsidRPr="00704D6C">
        <w:rPr>
          <w:b/>
          <w:bCs/>
          <w:sz w:val="28"/>
          <w:szCs w:val="28"/>
        </w:rPr>
        <w:t>Constructivism</w:t>
      </w:r>
    </w:p>
    <w:p w:rsidR="00373A90" w:rsidRDefault="00373A90" w:rsidP="0043606D">
      <w:pPr>
        <w:pStyle w:val="ListParagraph"/>
        <w:ind w:left="360"/>
        <w:rPr>
          <w:sz w:val="24"/>
          <w:szCs w:val="24"/>
        </w:rPr>
      </w:pPr>
      <w:r>
        <w:rPr>
          <w:sz w:val="24"/>
          <w:szCs w:val="24"/>
        </w:rPr>
        <w:t>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373A90" w:rsidRDefault="00373A90" w:rsidP="0043606D">
      <w:pPr>
        <w:pStyle w:val="ListParagraph"/>
        <w:ind w:left="360"/>
        <w:rPr>
          <w:sz w:val="24"/>
          <w:szCs w:val="24"/>
        </w:rPr>
      </w:pPr>
    </w:p>
    <w:p w:rsidR="00373A90" w:rsidRPr="0060648E" w:rsidRDefault="00373A90" w:rsidP="00E6471B">
      <w:pPr>
        <w:numPr>
          <w:ilvl w:val="0"/>
          <w:numId w:val="4"/>
        </w:numPr>
        <w:rPr>
          <w:b/>
          <w:bCs/>
          <w:sz w:val="32"/>
          <w:szCs w:val="32"/>
        </w:rPr>
      </w:pPr>
      <w:r>
        <w:rPr>
          <w:b/>
          <w:bCs/>
          <w:sz w:val="32"/>
          <w:szCs w:val="32"/>
        </w:rPr>
        <w:br w:type="page"/>
      </w:r>
      <w:r w:rsidRPr="0060648E">
        <w:rPr>
          <w:b/>
          <w:bCs/>
          <w:sz w:val="32"/>
          <w:szCs w:val="32"/>
        </w:rPr>
        <w:lastRenderedPageBreak/>
        <w:t>Related work</w:t>
      </w:r>
    </w:p>
    <w:p w:rsidR="00373A90" w:rsidRDefault="00373A90" w:rsidP="0017357A">
      <w:pPr>
        <w:ind w:left="36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373A90" w:rsidRDefault="00373A90" w:rsidP="0017357A">
      <w:pPr>
        <w:ind w:left="36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373A90" w:rsidRDefault="00373A90" w:rsidP="00CF559C">
      <w:pPr>
        <w:ind w:left="36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 xml:space="preserve">amount of control over these story element. By </w:t>
      </w:r>
      <w:r w:rsidRPr="006C2D42">
        <w:rPr>
          <w:sz w:val="24"/>
          <w:szCs w:val="24"/>
        </w:rPr>
        <w:lastRenderedPageBreak/>
        <w:t>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373A90" w:rsidRDefault="00373A90" w:rsidP="00CF559C">
      <w:pPr>
        <w:ind w:left="360"/>
        <w:rPr>
          <w:sz w:val="24"/>
          <w:szCs w:val="24"/>
        </w:rPr>
      </w:pPr>
      <w:r>
        <w:rPr>
          <w:sz w:val="24"/>
          <w:szCs w:val="24"/>
        </w:rPr>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373A90" w:rsidRDefault="00373A90" w:rsidP="00510467">
      <w:pPr>
        <w:ind w:left="36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w:t>
      </w:r>
      <w:r>
        <w:rPr>
          <w:sz w:val="24"/>
          <w:szCs w:val="24"/>
        </w:rPr>
        <w:lastRenderedPageBreak/>
        <w:t xml:space="preserve">therefore allow the desired combination of interactivity and story delivery, the author stresses the need for a technique to connect the player’s actions and the story: </w:t>
      </w:r>
    </w:p>
    <w:p w:rsidR="00373A90" w:rsidRDefault="00373A90" w:rsidP="003B5B9E">
      <w:pPr>
        <w:ind w:left="72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373A90" w:rsidRDefault="00373A90" w:rsidP="00510467">
      <w:pPr>
        <w:ind w:left="36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373A90" w:rsidRDefault="00373A90" w:rsidP="00510467">
      <w:pPr>
        <w:ind w:left="360"/>
        <w:rPr>
          <w:sz w:val="24"/>
          <w:szCs w:val="24"/>
        </w:rPr>
      </w:pPr>
      <w:r>
        <w:rPr>
          <w:sz w:val="24"/>
          <w:szCs w:val="24"/>
        </w:rPr>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373A90" w:rsidRPr="009B6F47" w:rsidRDefault="00373A90" w:rsidP="009B6F47">
      <w:pPr>
        <w:numPr>
          <w:ilvl w:val="0"/>
          <w:numId w:val="4"/>
        </w:numPr>
        <w:rPr>
          <w:b/>
          <w:bCs/>
          <w:sz w:val="32"/>
          <w:szCs w:val="32"/>
        </w:rPr>
      </w:pPr>
      <w:r>
        <w:rPr>
          <w:sz w:val="24"/>
          <w:szCs w:val="24"/>
        </w:rPr>
        <w:br w:type="page"/>
      </w:r>
      <w:r w:rsidRPr="009B6F47">
        <w:rPr>
          <w:b/>
          <w:bCs/>
          <w:sz w:val="32"/>
          <w:szCs w:val="32"/>
        </w:rPr>
        <w:lastRenderedPageBreak/>
        <w:t>Methodology</w:t>
      </w:r>
    </w:p>
    <w:p w:rsidR="00373A90" w:rsidRDefault="00373A90" w:rsidP="009B6F47">
      <w:pPr>
        <w:ind w:left="360"/>
        <w:rPr>
          <w:sz w:val="24"/>
          <w:szCs w:val="24"/>
        </w:rPr>
      </w:pPr>
      <w:r>
        <w:rPr>
          <w:sz w:val="24"/>
          <w:szCs w:val="24"/>
        </w:rPr>
        <w:br/>
        <w:t>In this section we describe the nature and theoretical foundations of our model and present the general experimental framework through which we assess its validity.</w:t>
      </w:r>
    </w:p>
    <w:p w:rsidR="00373A90" w:rsidRPr="00704D6C" w:rsidRDefault="00373A90" w:rsidP="00C36DC9">
      <w:pPr>
        <w:numPr>
          <w:ilvl w:val="1"/>
          <w:numId w:val="4"/>
        </w:numPr>
        <w:rPr>
          <w:b/>
          <w:bCs/>
          <w:sz w:val="28"/>
          <w:szCs w:val="28"/>
        </w:rPr>
      </w:pPr>
      <w:r w:rsidRPr="00704D6C">
        <w:rPr>
          <w:b/>
          <w:bCs/>
          <w:sz w:val="28"/>
          <w:szCs w:val="28"/>
        </w:rPr>
        <w:t xml:space="preserve">The </w:t>
      </w:r>
      <w:r>
        <w:rPr>
          <w:b/>
          <w:bCs/>
          <w:sz w:val="28"/>
          <w:szCs w:val="28"/>
        </w:rPr>
        <w:t xml:space="preserve">foundations of the </w:t>
      </w:r>
      <w:r w:rsidRPr="00704D6C">
        <w:rPr>
          <w:b/>
          <w:bCs/>
          <w:sz w:val="28"/>
          <w:szCs w:val="28"/>
        </w:rPr>
        <w:t>model</w:t>
      </w:r>
    </w:p>
    <w:p w:rsidR="00373A90" w:rsidRDefault="00373A90" w:rsidP="0015398E">
      <w:pPr>
        <w:ind w:left="36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 using a system of two linear ordinary differential equations:</w:t>
      </w:r>
    </w:p>
    <w:p w:rsidR="00373A90" w:rsidRDefault="00A3224E" w:rsidP="0015398E">
      <w:pPr>
        <w:ind w:left="360"/>
        <w:rPr>
          <w:sz w:val="24"/>
          <w:szCs w:val="24"/>
        </w:rPr>
      </w:pPr>
      <w:r>
        <w:rPr>
          <w:noProof/>
        </w:rPr>
        <w:drawing>
          <wp:inline distT="0" distB="0" distL="0" distR="0">
            <wp:extent cx="1057275" cy="1524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57275" cy="152400"/>
                    </a:xfrm>
                    <a:prstGeom prst="rect">
                      <a:avLst/>
                    </a:prstGeom>
                    <a:noFill/>
                    <a:ln w="9525">
                      <a:noFill/>
                      <a:miter lim="800000"/>
                      <a:headEnd/>
                      <a:tailEnd/>
                    </a:ln>
                  </pic:spPr>
                </pic:pic>
              </a:graphicData>
            </a:graphic>
          </wp:inline>
        </w:drawing>
      </w:r>
      <w:r w:rsidR="00373A90" w:rsidRPr="00FE1AC5">
        <w:rPr>
          <w:rFonts w:ascii="Cambria Math" w:hAnsi="Cambria Math" w:cs="Cambria Math"/>
          <w:sz w:val="24"/>
          <w:szCs w:val="24"/>
        </w:rPr>
        <w:br/>
      </w:r>
      <w:r>
        <w:rPr>
          <w:noProof/>
        </w:rPr>
        <w:drawing>
          <wp:inline distT="0" distB="0" distL="0" distR="0">
            <wp:extent cx="1019175" cy="152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19175" cy="152400"/>
                    </a:xfrm>
                    <a:prstGeom prst="rect">
                      <a:avLst/>
                    </a:prstGeom>
                    <a:noFill/>
                    <a:ln w="9525">
                      <a:noFill/>
                      <a:miter lim="800000"/>
                      <a:headEnd/>
                      <a:tailEnd/>
                    </a:ln>
                  </pic:spPr>
                </pic:pic>
              </a:graphicData>
            </a:graphic>
          </wp:inline>
        </w:drawing>
      </w:r>
    </w:p>
    <w:p w:rsidR="00373A90" w:rsidRDefault="00373A90" w:rsidP="0015398E">
      <w:pPr>
        <w:ind w:left="360"/>
        <w:rPr>
          <w:sz w:val="24"/>
          <w:szCs w:val="24"/>
        </w:rPr>
      </w:pPr>
      <w:r>
        <w:rPr>
          <w:sz w:val="24"/>
          <w:szCs w:val="24"/>
        </w:rPr>
        <w:t xml:space="preserve">Where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42875" cy="180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42875" cy="1809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are the level of armament of two nations,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42875" cy="1809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14300" cy="180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are the mutual fear constants,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42875" cy="1809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42875" cy="180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42875" cy="1809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428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are the restraint constants representing internal opposition against arms expenditure,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52400" cy="180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428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are independent factors which can be interpreted as grievance between rivals.</w:t>
      </w:r>
      <w:r>
        <w:rPr>
          <w:sz w:val="24"/>
          <w:szCs w:val="24"/>
        </w:rPr>
        <w:br/>
        <w:t xml:space="preserve">This version presented in [Zambetta08] allows runtime modification of the parameters thereby making the model interactive as outlined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Pr="001E2B34">
        <w:rPr>
          <w:i/>
          <w:iCs/>
          <w:sz w:val="24"/>
          <w:szCs w:val="24"/>
        </w:rPr>
        <w:t>gameplay</w:t>
      </w:r>
      <w:r>
        <w:rPr>
          <w:sz w:val="24"/>
          <w:szCs w:val="24"/>
        </w:rPr>
        <w:t xml:space="preserve"> or </w:t>
      </w:r>
      <w:r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away the flexibility of either the game mechanics or the storyline.</w:t>
      </w:r>
      <w:r>
        <w:rPr>
          <w:sz w:val="24"/>
          <w:szCs w:val="24"/>
        </w:rPr>
        <w:br/>
      </w:r>
    </w:p>
    <w:p w:rsidR="00373A90" w:rsidRPr="0015398E" w:rsidRDefault="00373A90" w:rsidP="006D168C">
      <w:pPr>
        <w:ind w:left="360"/>
        <w:jc w:val="center"/>
        <w:rPr>
          <w:sz w:val="24"/>
          <w:szCs w:val="24"/>
        </w:rPr>
      </w:pPr>
    </w:p>
    <w:p w:rsidR="00373A90" w:rsidRPr="0015398E" w:rsidRDefault="000E441A" w:rsidP="0015398E">
      <w:pPr>
        <w:ind w:left="360"/>
        <w:rPr>
          <w:sz w:val="24"/>
          <w:szCs w:val="24"/>
        </w:rPr>
      </w:pPr>
      <w:r>
        <w:rPr>
          <w:noProof/>
          <w:sz w:val="24"/>
          <w:szCs w:val="24"/>
        </w:rPr>
      </w:r>
      <w:r>
        <w:rPr>
          <w:noProof/>
          <w:sz w:val="24"/>
          <w:szCs w:val="24"/>
        </w:rPr>
        <w:pict>
          <v:group id="_x0000_s1026" editas="canvas" style="width:468pt;height:251.05pt;mso-position-horizontal-relative:char;mso-position-vertical-relative:line" coordorigin="2529,9099" coordsize="7200,386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612803" w:rsidRDefault="00612803" w:rsidP="00885E45">
                    <w:pPr>
                      <w:jc w:val="center"/>
                    </w:pPr>
                  </w:p>
                  <w:p w:rsidR="00612803" w:rsidRDefault="00612803" w:rsidP="00885E45">
                    <w:pPr>
                      <w:jc w:val="center"/>
                      <w:rPr>
                        <w:sz w:val="16"/>
                        <w:szCs w:val="16"/>
                      </w:rPr>
                    </w:pPr>
                  </w:p>
                  <w:p w:rsidR="00612803" w:rsidRPr="00DE4F85" w:rsidRDefault="00612803" w:rsidP="00885E45">
                    <w:pPr>
                      <w:jc w:val="center"/>
                      <w:rPr>
                        <w:sz w:val="16"/>
                        <w:szCs w:val="16"/>
                      </w:rPr>
                    </w:pPr>
                  </w:p>
                  <w:p w:rsidR="00612803" w:rsidRDefault="00612803" w:rsidP="00885E45">
                    <w:pPr>
                      <w:jc w:val="center"/>
                    </w:pPr>
                  </w:p>
                  <w:p w:rsidR="00612803" w:rsidRDefault="00612803" w:rsidP="00885E45">
                    <w:pPr>
                      <w:jc w:val="center"/>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612803" w:rsidRDefault="00612803" w:rsidP="00885E45">
                    <w:pPr>
                      <w:jc w:val="center"/>
                    </w:pPr>
                    <w:r>
                      <w:t>Game mechanics</w:t>
                    </w:r>
                  </w:p>
                </w:txbxContent>
              </v:textbox>
            </v:shape>
            <v:shape id="_x0000_s1030" type="#_x0000_t202" style="position:absolute;left:7274;top:10820;width:1931;height:553">
              <v:textbox style="mso-next-textbox:#_x0000_s1030">
                <w:txbxContent>
                  <w:p w:rsidR="00612803" w:rsidRDefault="00612803" w:rsidP="00F52A15">
                    <w:pPr>
                      <w:spacing w:line="240" w:lineRule="auto"/>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612803" w:rsidRDefault="00612803" w:rsidP="00F52A15">
                    <w:pPr>
                      <w:spacing w:line="240" w:lineRule="auto"/>
                      <w:jc w:val="center"/>
                    </w:pPr>
                    <w:r>
                      <w:t>Low-level events</w:t>
                    </w:r>
                  </w:p>
                </w:txbxContent>
              </v:textbox>
            </v:shape>
            <v:shape id="_x0000_s1036" type="#_x0000_t202" style="position:absolute;left:8291;top:9494;width:1227;height:555" strokecolor="white">
              <v:textbox style="mso-next-textbox:#_x0000_s1036">
                <w:txbxContent>
                  <w:p w:rsidR="00612803" w:rsidRDefault="00612803" w:rsidP="00F52A15">
                    <w:pPr>
                      <w:spacing w:line="240" w:lineRule="auto"/>
                      <w:jc w:val="center"/>
                    </w:pPr>
                    <w:r>
                      <w:t>High-level interpretation</w:t>
                    </w:r>
                  </w:p>
                </w:txbxContent>
              </v:textbox>
            </v:shape>
            <v:shape id="_x0000_s1037" type="#_x0000_t202" style="position:absolute;left:4093;top:12242;width:1050;height:557" strokecolor="white">
              <v:textbox style="mso-next-textbox:#_x0000_s1037">
                <w:txbxContent>
                  <w:p w:rsidR="00612803" w:rsidRDefault="00612803" w:rsidP="00F52A15">
                    <w:pPr>
                      <w:spacing w:line="240" w:lineRule="auto"/>
                      <w:jc w:val="center"/>
                    </w:pPr>
                    <w:r>
                      <w:t>Situational awareness</w:t>
                    </w:r>
                  </w:p>
                </w:txbxContent>
              </v:textbox>
            </v:shape>
            <v:shape id="_x0000_s1038" type="#_x0000_t202" style="position:absolute;left:8291;top:12258;width:1090;height:541" strokecolor="white">
              <v:textbox style="mso-next-textbox:#_x0000_s1038">
                <w:txbxContent>
                  <w:p w:rsidR="00612803" w:rsidRDefault="00612803" w:rsidP="00F52A15">
                    <w:pPr>
                      <w:spacing w:line="240" w:lineRule="auto"/>
                      <w:jc w:val="center"/>
                    </w:pPr>
                    <w:r>
                      <w:t>High-level feedback</w:t>
                    </w:r>
                  </w:p>
                </w:txbxContent>
              </v:textbox>
            </v:shape>
            <v:shape id="_x0000_s1039" type="#_x0000_t202" style="position:absolute;left:2801;top:10891;width:867;height:357">
              <v:textbox style="mso-next-textbox:#_x0000_s1039">
                <w:txbxContent>
                  <w:p w:rsidR="00612803" w:rsidRDefault="00612803" w:rsidP="00885E45">
                    <w:pPr>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wrap type="none"/>
            <w10:anchorlock/>
          </v:group>
        </w:pict>
      </w:r>
    </w:p>
    <w:p w:rsidR="00373A90" w:rsidRPr="007F3850" w:rsidRDefault="00373A90" w:rsidP="007F3850">
      <w:pPr>
        <w:ind w:left="36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373A90" w:rsidRDefault="00373A90" w:rsidP="006B687C">
      <w:pPr>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373A90" w:rsidRDefault="00373A90" w:rsidP="006B687C">
      <w:pPr>
        <w:rPr>
          <w:sz w:val="24"/>
          <w:szCs w:val="24"/>
        </w:rPr>
      </w:pPr>
    </w:p>
    <w:p w:rsidR="00373A90" w:rsidRPr="00704D6C" w:rsidRDefault="00373A90" w:rsidP="006B687C">
      <w:pPr>
        <w:pStyle w:val="ListParagraph"/>
        <w:numPr>
          <w:ilvl w:val="1"/>
          <w:numId w:val="4"/>
        </w:numPr>
        <w:rPr>
          <w:b/>
          <w:bCs/>
          <w:sz w:val="28"/>
          <w:szCs w:val="28"/>
        </w:rPr>
      </w:pPr>
      <w:r w:rsidRPr="00704D6C">
        <w:rPr>
          <w:b/>
          <w:bCs/>
          <w:sz w:val="28"/>
          <w:szCs w:val="28"/>
        </w:rPr>
        <w:t>The Clan Wars game structure</w:t>
      </w:r>
    </w:p>
    <w:p w:rsidR="00373A90" w:rsidRDefault="00373A90" w:rsidP="006B687C">
      <w:pPr>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373A90" w:rsidRDefault="00373A90" w:rsidP="004725F0">
      <w:pPr>
        <w:ind w:left="360"/>
        <w:rPr>
          <w:sz w:val="24"/>
          <w:szCs w:val="24"/>
        </w:rPr>
      </w:pPr>
    </w:p>
    <w:p w:rsidR="00373A90" w:rsidRPr="00704D6C" w:rsidRDefault="00373A90" w:rsidP="006B687C">
      <w:pPr>
        <w:pStyle w:val="ListParagraph"/>
        <w:numPr>
          <w:ilvl w:val="2"/>
          <w:numId w:val="4"/>
        </w:numPr>
        <w:rPr>
          <w:b/>
          <w:bCs/>
          <w:sz w:val="24"/>
          <w:szCs w:val="24"/>
        </w:rPr>
      </w:pPr>
      <w:r w:rsidRPr="00704D6C">
        <w:rPr>
          <w:b/>
          <w:bCs/>
          <w:sz w:val="24"/>
          <w:szCs w:val="24"/>
        </w:rPr>
        <w:t>The Clan Wars game concepts</w:t>
      </w:r>
    </w:p>
    <w:p w:rsidR="00373A90" w:rsidRPr="00F56D44" w:rsidRDefault="00373A90" w:rsidP="006B687C">
      <w:pPr>
        <w:rPr>
          <w:sz w:val="24"/>
          <w:szCs w:val="24"/>
        </w:rPr>
      </w:pPr>
      <w:r>
        <w:rPr>
          <w:sz w:val="24"/>
          <w:szCs w:val="24"/>
        </w:rPr>
        <w:t xml:space="preserve">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w:t>
      </w:r>
      <w:r>
        <w:rPr>
          <w:sz w:val="24"/>
          <w:szCs w:val="24"/>
        </w:rPr>
        <w:lastRenderedPageBreak/>
        <w:t>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373A90" w:rsidRDefault="00373A90" w:rsidP="00F56D44">
      <w:pPr>
        <w:pStyle w:val="ListParagraph"/>
        <w:ind w:left="1080"/>
        <w:rPr>
          <w:sz w:val="24"/>
          <w:szCs w:val="24"/>
        </w:rPr>
      </w:pPr>
    </w:p>
    <w:p w:rsidR="00373A90" w:rsidRPr="00704D6C" w:rsidRDefault="00373A90" w:rsidP="006B687C">
      <w:pPr>
        <w:pStyle w:val="ListParagraph"/>
        <w:numPr>
          <w:ilvl w:val="2"/>
          <w:numId w:val="4"/>
        </w:numPr>
        <w:rPr>
          <w:b/>
          <w:bCs/>
          <w:sz w:val="24"/>
          <w:szCs w:val="24"/>
        </w:rPr>
      </w:pPr>
      <w:r w:rsidRPr="00704D6C">
        <w:rPr>
          <w:b/>
          <w:bCs/>
          <w:sz w:val="24"/>
          <w:szCs w:val="24"/>
        </w:rPr>
        <w:t>The gameplay mechanics</w:t>
      </w:r>
    </w:p>
    <w:p w:rsidR="00373A90" w:rsidRDefault="00373A90" w:rsidP="006B687C">
      <w:pPr>
        <w:rPr>
          <w:sz w:val="24"/>
          <w:szCs w:val="24"/>
        </w:rPr>
      </w:pPr>
      <w:r>
        <w:rPr>
          <w:sz w:val="24"/>
          <w:szCs w:val="24"/>
        </w:rPr>
        <w:t>To interact with the game the player uses the graphical interface presented in figure 2. Here is a list of what the player can do through that interface:</w:t>
      </w:r>
    </w:p>
    <w:p w:rsidR="00373A90" w:rsidRPr="006B687C" w:rsidRDefault="00373A90" w:rsidP="006B687C">
      <w:pPr>
        <w:pStyle w:val="ListParagraph"/>
        <w:numPr>
          <w:ilvl w:val="0"/>
          <w:numId w:val="6"/>
        </w:numPr>
        <w:rPr>
          <w:sz w:val="24"/>
          <w:szCs w:val="24"/>
        </w:rPr>
      </w:pPr>
      <w:r w:rsidRPr="006B687C">
        <w:rPr>
          <w:sz w:val="24"/>
          <w:szCs w:val="24"/>
        </w:rPr>
        <w:t>Select a group that belongs to his clan by left-clicking on the group cross or pickaxes.</w:t>
      </w:r>
    </w:p>
    <w:p w:rsidR="00373A90" w:rsidRPr="00D00B30" w:rsidRDefault="00373A90" w:rsidP="00D00B30">
      <w:pPr>
        <w:pStyle w:val="ListParagraph"/>
        <w:numPr>
          <w:ilvl w:val="0"/>
          <w:numId w:val="6"/>
        </w:numPr>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373A90" w:rsidRDefault="00373A90" w:rsidP="00D00B30">
      <w:pPr>
        <w:pStyle w:val="ListParagraph"/>
        <w:numPr>
          <w:ilvl w:val="0"/>
          <w:numId w:val="6"/>
        </w:numPr>
        <w:rPr>
          <w:sz w:val="24"/>
          <w:szCs w:val="24"/>
        </w:rPr>
      </w:pPr>
      <w:r>
        <w:rPr>
          <w:sz w:val="24"/>
          <w:szCs w:val="24"/>
        </w:rPr>
        <w:t>Move a selected group by right-clicking the desired destination of the selected group.</w:t>
      </w:r>
    </w:p>
    <w:p w:rsidR="00373A90" w:rsidRDefault="00373A90" w:rsidP="00D00B30">
      <w:pPr>
        <w:pStyle w:val="ListParagraph"/>
        <w:numPr>
          <w:ilvl w:val="0"/>
          <w:numId w:val="6"/>
        </w:numPr>
        <w:rPr>
          <w:sz w:val="24"/>
          <w:szCs w:val="24"/>
        </w:rPr>
      </w:pPr>
      <w:r>
        <w:rPr>
          <w:sz w:val="24"/>
          <w:szCs w:val="24"/>
        </w:rPr>
        <w:t>Assign a selected group that is on a golden cell to mining by clicking the pickaxes icon in the menu.</w:t>
      </w:r>
    </w:p>
    <w:p w:rsidR="00373A90" w:rsidRDefault="00373A90" w:rsidP="00D00B30">
      <w:pPr>
        <w:pStyle w:val="ListParagraph"/>
        <w:numPr>
          <w:ilvl w:val="0"/>
          <w:numId w:val="6"/>
        </w:numPr>
        <w:rPr>
          <w:sz w:val="24"/>
          <w:szCs w:val="24"/>
        </w:rPr>
      </w:pPr>
      <w:r>
        <w:rPr>
          <w:sz w:val="24"/>
          <w:szCs w:val="24"/>
        </w:rPr>
        <w:t>Attack a group adjacent to the selected group by clicking on the swords in the menu and left-clicking on the group to attack.</w:t>
      </w:r>
    </w:p>
    <w:p w:rsidR="00373A90" w:rsidRDefault="00373A90" w:rsidP="00D00B30">
      <w:pPr>
        <w:pStyle w:val="ListParagraph"/>
        <w:numPr>
          <w:ilvl w:val="0"/>
          <w:numId w:val="6"/>
        </w:numPr>
        <w:rPr>
          <w:sz w:val="24"/>
          <w:szCs w:val="24"/>
        </w:rPr>
      </w:pPr>
      <w:r>
        <w:rPr>
          <w:sz w:val="24"/>
          <w:szCs w:val="24"/>
        </w:rPr>
        <w:t>Examine clan relations and offer gold, truths, or alliances to other clans by clicking on the scroll and gold icon in the menu and selecting the desired options.</w:t>
      </w:r>
    </w:p>
    <w:p w:rsidR="00373A90" w:rsidRPr="00D00B30" w:rsidRDefault="00373A90" w:rsidP="00D00B30">
      <w:pPr>
        <w:pStyle w:val="ListParagraph"/>
        <w:numPr>
          <w:ilvl w:val="0"/>
          <w:numId w:val="6"/>
        </w:numPr>
        <w:rPr>
          <w:sz w:val="24"/>
          <w:szCs w:val="24"/>
        </w:rPr>
      </w:pPr>
      <w:r>
        <w:rPr>
          <w:sz w:val="24"/>
          <w:szCs w:val="24"/>
        </w:rPr>
        <w:t>End the turn by clicking on the &lt;End Turn&gt; button in the menu.</w:t>
      </w:r>
    </w:p>
    <w:p w:rsidR="00373A90" w:rsidRDefault="00A3224E" w:rsidP="003B7B11">
      <w:pPr>
        <w:ind w:left="360"/>
        <w:jc w:val="center"/>
        <w:rPr>
          <w:b/>
          <w:bCs/>
          <w:sz w:val="24"/>
          <w:szCs w:val="24"/>
        </w:rPr>
      </w:pPr>
      <w:r>
        <w:rPr>
          <w:noProof/>
          <w:sz w:val="24"/>
          <w:szCs w:val="24"/>
        </w:rPr>
        <w:lastRenderedPageBreak/>
        <w:drawing>
          <wp:inline distT="0" distB="0" distL="0" distR="0">
            <wp:extent cx="5867400" cy="366712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867400" cy="3667125"/>
                    </a:xfrm>
                    <a:prstGeom prst="rect">
                      <a:avLst/>
                    </a:prstGeom>
                    <a:noFill/>
                    <a:ln w="9525">
                      <a:noFill/>
                      <a:miter lim="800000"/>
                      <a:headEnd/>
                      <a:tailEnd/>
                    </a:ln>
                  </pic:spPr>
                </pic:pic>
              </a:graphicData>
            </a:graphic>
          </wp:inline>
        </w:drawing>
      </w:r>
      <w:r w:rsidR="00373A90" w:rsidRPr="004A1B93">
        <w:rPr>
          <w:b/>
          <w:bCs/>
          <w:i/>
          <w:iCs/>
          <w:sz w:val="24"/>
          <w:szCs w:val="24"/>
        </w:rPr>
        <w:t>Figure 2. The Clan Wars interface with the menu on the left and the terrain grid.</w:t>
      </w:r>
      <w:r w:rsidR="00373A90">
        <w:rPr>
          <w:b/>
          <w:bCs/>
          <w:i/>
          <w:iCs/>
          <w:sz w:val="24"/>
          <w:szCs w:val="24"/>
        </w:rPr>
        <w:t xml:space="preserve"> The colored crosses represent groups, and the pickaxes on the golden cells represent mining groups.</w:t>
      </w:r>
    </w:p>
    <w:p w:rsidR="00373A90" w:rsidRDefault="00373A90" w:rsidP="006B687C">
      <w:pPr>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373A90" w:rsidRDefault="00373A90" w:rsidP="00BB430E">
      <w:pPr>
        <w:pStyle w:val="ListParagraph"/>
        <w:numPr>
          <w:ilvl w:val="0"/>
          <w:numId w:val="6"/>
        </w:numPr>
        <w:rPr>
          <w:sz w:val="24"/>
          <w:szCs w:val="24"/>
        </w:rPr>
      </w:pPr>
      <w:r>
        <w:rPr>
          <w:sz w:val="24"/>
          <w:szCs w:val="24"/>
        </w:rPr>
        <w:t>Clan A makes a gold, peace, or alliance offer to clan B (positive interaction)</w:t>
      </w:r>
    </w:p>
    <w:p w:rsidR="00373A90" w:rsidRDefault="00373A90" w:rsidP="00BB430E">
      <w:pPr>
        <w:pStyle w:val="ListParagraph"/>
        <w:numPr>
          <w:ilvl w:val="0"/>
          <w:numId w:val="6"/>
        </w:numPr>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373A90" w:rsidRDefault="00373A90" w:rsidP="00BB430E">
      <w:pPr>
        <w:pStyle w:val="ListParagraph"/>
        <w:numPr>
          <w:ilvl w:val="0"/>
          <w:numId w:val="6"/>
        </w:numPr>
        <w:rPr>
          <w:sz w:val="24"/>
          <w:szCs w:val="24"/>
        </w:rPr>
      </w:pPr>
      <w:r>
        <w:rPr>
          <w:sz w:val="24"/>
          <w:szCs w:val="24"/>
        </w:rPr>
        <w:t>Clan A attacks clan B (negative interaction)</w:t>
      </w:r>
    </w:p>
    <w:p w:rsidR="00373A90" w:rsidRDefault="00373A90" w:rsidP="00BB430E">
      <w:pPr>
        <w:pStyle w:val="ListParagraph"/>
        <w:numPr>
          <w:ilvl w:val="0"/>
          <w:numId w:val="6"/>
        </w:numPr>
        <w:rPr>
          <w:sz w:val="24"/>
          <w:szCs w:val="24"/>
        </w:rPr>
      </w:pPr>
      <w:r>
        <w:rPr>
          <w:sz w:val="24"/>
          <w:szCs w:val="24"/>
        </w:rPr>
        <w:t>Clan A attacks an enemy of clan B (positive interaction)</w:t>
      </w:r>
    </w:p>
    <w:p w:rsidR="00373A90" w:rsidRDefault="00373A90" w:rsidP="00BB430E">
      <w:pPr>
        <w:pStyle w:val="ListParagraph"/>
        <w:numPr>
          <w:ilvl w:val="0"/>
          <w:numId w:val="6"/>
        </w:numPr>
        <w:rPr>
          <w:sz w:val="24"/>
          <w:szCs w:val="24"/>
        </w:rPr>
      </w:pPr>
      <w:r>
        <w:rPr>
          <w:sz w:val="24"/>
          <w:szCs w:val="24"/>
        </w:rPr>
        <w:t>Clan A attacks an ally of clan B (negative interaction)</w:t>
      </w:r>
    </w:p>
    <w:p w:rsidR="00373A90" w:rsidRPr="00BB430E" w:rsidRDefault="00373A90" w:rsidP="006B687C">
      <w:pPr>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373A90" w:rsidRDefault="00373A90">
      <w:pPr>
        <w:spacing w:after="0" w:line="240" w:lineRule="auto"/>
        <w:rPr>
          <w:b/>
          <w:bCs/>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0"/>
          <w:numId w:val="4"/>
        </w:numPr>
        <w:rPr>
          <w:b/>
          <w:bCs/>
          <w:vanish/>
          <w:sz w:val="24"/>
          <w:szCs w:val="24"/>
        </w:rPr>
      </w:pPr>
    </w:p>
    <w:p w:rsidR="00373A90" w:rsidRPr="006B687C" w:rsidRDefault="00373A90" w:rsidP="006B687C">
      <w:pPr>
        <w:pStyle w:val="ListParagraph"/>
        <w:numPr>
          <w:ilvl w:val="1"/>
          <w:numId w:val="4"/>
        </w:numPr>
        <w:rPr>
          <w:b/>
          <w:bCs/>
          <w:vanish/>
          <w:sz w:val="24"/>
          <w:szCs w:val="24"/>
        </w:rPr>
      </w:pPr>
    </w:p>
    <w:p w:rsidR="00373A90" w:rsidRPr="00704D6C" w:rsidRDefault="00373A90" w:rsidP="006B687C">
      <w:pPr>
        <w:pStyle w:val="ListParagraph"/>
        <w:numPr>
          <w:ilvl w:val="1"/>
          <w:numId w:val="15"/>
        </w:numPr>
        <w:rPr>
          <w:b/>
          <w:bCs/>
          <w:sz w:val="28"/>
          <w:szCs w:val="28"/>
        </w:rPr>
      </w:pPr>
      <w:r>
        <w:rPr>
          <w:b/>
          <w:bCs/>
          <w:sz w:val="28"/>
          <w:szCs w:val="28"/>
        </w:rPr>
        <w:t>The final model</w:t>
      </w:r>
    </w:p>
    <w:p w:rsidR="00373A90" w:rsidRDefault="00373A90" w:rsidP="00A44F77">
      <w:pPr>
        <w:rPr>
          <w:sz w:val="24"/>
          <w:szCs w:val="24"/>
        </w:rPr>
      </w:pPr>
      <w:r>
        <w:rPr>
          <w:sz w:val="24"/>
          <w:szCs w:val="24"/>
        </w:rPr>
        <w:t>After describing the theoretical foundations of the model and the game structure it is integrated in, we can now present the internals of our model in greater detail.</w:t>
      </w:r>
    </w:p>
    <w:p w:rsidR="00373A90" w:rsidRDefault="00373A90" w:rsidP="00A44F77">
      <w:pPr>
        <w:rPr>
          <w:sz w:val="24"/>
          <w:szCs w:val="24"/>
        </w:rPr>
      </w:pPr>
    </w:p>
    <w:p w:rsidR="00373A90" w:rsidRPr="00A92EBF" w:rsidRDefault="00373A90" w:rsidP="00A44F77">
      <w:pPr>
        <w:rPr>
          <w:b/>
          <w:sz w:val="24"/>
          <w:szCs w:val="24"/>
        </w:rPr>
      </w:pPr>
      <w:r w:rsidRPr="00A92EBF">
        <w:rPr>
          <w:b/>
          <w:sz w:val="24"/>
          <w:szCs w:val="24"/>
        </w:rPr>
        <w:t>4.3.1.</w:t>
      </w:r>
      <w:r w:rsidRPr="00A92EBF">
        <w:rPr>
          <w:b/>
          <w:sz w:val="24"/>
          <w:szCs w:val="24"/>
        </w:rPr>
        <w:tab/>
        <w:t>The model requirements</w:t>
      </w:r>
    </w:p>
    <w:p w:rsidR="00373A90" w:rsidRDefault="00373A90" w:rsidP="00A44F77">
      <w:pPr>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373A90" w:rsidRDefault="00373A90" w:rsidP="00487253">
      <w:pPr>
        <w:pStyle w:val="ListParagraph"/>
        <w:numPr>
          <w:ilvl w:val="0"/>
          <w:numId w:val="6"/>
        </w:numPr>
        <w:rPr>
          <w:sz w:val="24"/>
          <w:szCs w:val="24"/>
        </w:rPr>
      </w:pPr>
      <w:r>
        <w:rPr>
          <w:sz w:val="24"/>
          <w:szCs w:val="24"/>
        </w:rPr>
        <w:t xml:space="preserve">Account for the </w:t>
      </w:r>
      <w:r w:rsidRPr="001E2B34">
        <w:rPr>
          <w:b/>
          <w:bCs/>
          <w:sz w:val="24"/>
          <w:szCs w:val="24"/>
        </w:rPr>
        <w:t>discrete game events</w:t>
      </w:r>
      <w:r>
        <w:rPr>
          <w:sz w:val="24"/>
          <w:szCs w:val="24"/>
        </w:rPr>
        <w:t xml:space="preserve"> that can impact the model variables according to both their </w:t>
      </w:r>
      <w:r w:rsidRPr="001E2B34">
        <w:rPr>
          <w:i/>
          <w:iCs/>
          <w:sz w:val="24"/>
          <w:szCs w:val="24"/>
        </w:rPr>
        <w:t>type</w:t>
      </w:r>
      <w:r>
        <w:rPr>
          <w:sz w:val="24"/>
          <w:szCs w:val="24"/>
        </w:rPr>
        <w:t xml:space="preserve"> and their </w:t>
      </w:r>
      <w:r w:rsidRPr="001E2B34">
        <w:rPr>
          <w:i/>
          <w:iCs/>
          <w:sz w:val="24"/>
          <w:szCs w:val="24"/>
        </w:rPr>
        <w:t>magnitude</w:t>
      </w:r>
      <w:r>
        <w:rPr>
          <w:sz w:val="24"/>
          <w:szCs w:val="24"/>
        </w:rPr>
        <w:t>.</w:t>
      </w:r>
    </w:p>
    <w:p w:rsidR="00373A90" w:rsidRDefault="00373A90" w:rsidP="00487253">
      <w:pPr>
        <w:pStyle w:val="ListParagraph"/>
        <w:numPr>
          <w:ilvl w:val="0"/>
          <w:numId w:val="6"/>
        </w:numPr>
        <w:rPr>
          <w:sz w:val="24"/>
          <w:szCs w:val="24"/>
        </w:rPr>
      </w:pPr>
      <w:r>
        <w:rPr>
          <w:sz w:val="24"/>
          <w:szCs w:val="24"/>
        </w:rPr>
        <w:t xml:space="preserve">Simulate the </w:t>
      </w:r>
      <w:r w:rsidRPr="001E2B34">
        <w:rPr>
          <w:i/>
          <w:iCs/>
          <w:sz w:val="24"/>
          <w:szCs w:val="24"/>
        </w:rPr>
        <w:t>continuous</w:t>
      </w:r>
      <w:r>
        <w:rPr>
          <w:sz w:val="24"/>
          <w:szCs w:val="24"/>
        </w:rPr>
        <w:t xml:space="preserve"> evolution of the model variables over </w:t>
      </w:r>
      <w:r w:rsidRPr="001E2B34">
        <w:rPr>
          <w:i/>
          <w:iCs/>
          <w:sz w:val="24"/>
          <w:szCs w:val="24"/>
        </w:rPr>
        <w:t>time</w:t>
      </w:r>
      <w:r>
        <w:rPr>
          <w:sz w:val="24"/>
          <w:szCs w:val="24"/>
        </w:rPr>
        <w:t>.</w:t>
      </w:r>
    </w:p>
    <w:p w:rsidR="00373A90" w:rsidRDefault="00373A90" w:rsidP="00487253">
      <w:pPr>
        <w:pStyle w:val="ListParagraph"/>
        <w:numPr>
          <w:ilvl w:val="0"/>
          <w:numId w:val="6"/>
        </w:numPr>
        <w:rPr>
          <w:sz w:val="24"/>
          <w:szCs w:val="24"/>
        </w:rPr>
      </w:pPr>
      <w:r>
        <w:rPr>
          <w:sz w:val="24"/>
          <w:szCs w:val="24"/>
        </w:rPr>
        <w:t xml:space="preserve">Provide a </w:t>
      </w:r>
      <w:r w:rsidRPr="001E2B34">
        <w:rPr>
          <w:i/>
          <w:iCs/>
          <w:sz w:val="24"/>
          <w:szCs w:val="24"/>
        </w:rPr>
        <w:t>high-level</w:t>
      </w:r>
      <w:r>
        <w:rPr>
          <w:sz w:val="24"/>
          <w:szCs w:val="24"/>
        </w:rPr>
        <w:t xml:space="preserve"> interpretation of the </w:t>
      </w:r>
      <w:r w:rsidRPr="001E2B34">
        <w:rPr>
          <w:i/>
          <w:iCs/>
          <w:sz w:val="24"/>
          <w:szCs w:val="24"/>
        </w:rPr>
        <w:t>state</w:t>
      </w:r>
      <w:r>
        <w:rPr>
          <w:sz w:val="24"/>
          <w:szCs w:val="24"/>
        </w:rPr>
        <w:t xml:space="preserve"> and </w:t>
      </w:r>
      <w:r w:rsidRPr="001E2B34">
        <w:rPr>
          <w:b/>
          <w:bCs/>
          <w:sz w:val="24"/>
          <w:szCs w:val="24"/>
        </w:rPr>
        <w:t>dynamics</w:t>
      </w:r>
      <w:r>
        <w:rPr>
          <w:sz w:val="24"/>
          <w:szCs w:val="24"/>
        </w:rPr>
        <w:t xml:space="preserve"> of the game.</w:t>
      </w:r>
    </w:p>
    <w:p w:rsidR="00373A90" w:rsidRDefault="00373A90" w:rsidP="00487253">
      <w:pPr>
        <w:pStyle w:val="ListParagraph"/>
        <w:numPr>
          <w:ilvl w:val="0"/>
          <w:numId w:val="6"/>
        </w:numPr>
        <w:rPr>
          <w:sz w:val="24"/>
          <w:szCs w:val="24"/>
        </w:rPr>
      </w:pPr>
      <w:r>
        <w:rPr>
          <w:sz w:val="24"/>
          <w:szCs w:val="24"/>
        </w:rPr>
        <w:t xml:space="preserve">Provide a way to exert </w:t>
      </w:r>
      <w:r w:rsidRPr="001E2B34">
        <w:rPr>
          <w:i/>
          <w:iCs/>
          <w:sz w:val="24"/>
          <w:szCs w:val="24"/>
        </w:rPr>
        <w:t>high-level</w:t>
      </w:r>
      <w:r>
        <w:rPr>
          <w:sz w:val="24"/>
          <w:szCs w:val="24"/>
        </w:rPr>
        <w:t xml:space="preserve"> control over the </w:t>
      </w:r>
      <w:r w:rsidRPr="001E2B34">
        <w:rPr>
          <w:i/>
          <w:iCs/>
          <w:sz w:val="24"/>
          <w:szCs w:val="24"/>
        </w:rPr>
        <w:t>low-level</w:t>
      </w:r>
      <w:r>
        <w:rPr>
          <w:sz w:val="24"/>
          <w:szCs w:val="24"/>
        </w:rPr>
        <w:t xml:space="preserve"> state and dynamics of the game.</w:t>
      </w:r>
    </w:p>
    <w:p w:rsidR="00373A90" w:rsidRDefault="00373A90" w:rsidP="00D36F68">
      <w:pPr>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373A90" w:rsidRDefault="00373A90" w:rsidP="00D36F68">
      <w:pPr>
        <w:rPr>
          <w:sz w:val="24"/>
          <w:szCs w:val="24"/>
        </w:rPr>
      </w:pPr>
    </w:p>
    <w:p w:rsidR="00373A90" w:rsidRPr="00A92EBF" w:rsidRDefault="00373A90" w:rsidP="00D36F68">
      <w:pPr>
        <w:rPr>
          <w:b/>
          <w:sz w:val="24"/>
          <w:szCs w:val="24"/>
        </w:rPr>
      </w:pPr>
      <w:r w:rsidRPr="00A92EBF">
        <w:rPr>
          <w:b/>
          <w:sz w:val="24"/>
          <w:szCs w:val="24"/>
        </w:rPr>
        <w:t>4.3.2.</w:t>
      </w:r>
      <w:r w:rsidRPr="00A92EBF">
        <w:rPr>
          <w:b/>
          <w:sz w:val="24"/>
          <w:szCs w:val="24"/>
        </w:rPr>
        <w:tab/>
        <w:t>The elements of the model</w:t>
      </w:r>
    </w:p>
    <w:p w:rsidR="00373A90" w:rsidRDefault="00373A90" w:rsidP="00D36F68">
      <w:pPr>
        <w:rPr>
          <w:sz w:val="24"/>
          <w:szCs w:val="24"/>
        </w:rPr>
      </w:pPr>
      <w:r>
        <w:rPr>
          <w:sz w:val="24"/>
          <w:szCs w:val="24"/>
        </w:rPr>
        <w:t>Let us now define the elements that the model deals with:</w:t>
      </w:r>
    </w:p>
    <w:p w:rsidR="00373A90" w:rsidRDefault="00373A90" w:rsidP="00860C7B">
      <w:pPr>
        <w:pStyle w:val="ListParagraph"/>
        <w:numPr>
          <w:ilvl w:val="0"/>
          <w:numId w:val="6"/>
        </w:numPr>
        <w:rPr>
          <w:sz w:val="24"/>
          <w:szCs w:val="24"/>
        </w:rPr>
      </w:pPr>
      <w:r w:rsidRPr="001E2B34">
        <w:rPr>
          <w:b/>
          <w:bCs/>
          <w:sz w:val="24"/>
          <w:szCs w:val="24"/>
        </w:rPr>
        <w:t>Events</w:t>
      </w:r>
      <w:r>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80975" cy="1428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285750" cy="1809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285750" cy="1809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2857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corresponding to event</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80975" cy="142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w:t>
      </w:r>
    </w:p>
    <w:p w:rsidR="00373A90" w:rsidRDefault="00373A90" w:rsidP="00860C7B">
      <w:pPr>
        <w:pStyle w:val="ListParagraph"/>
        <w:numPr>
          <w:ilvl w:val="0"/>
          <w:numId w:val="6"/>
        </w:numPr>
        <w:rPr>
          <w:sz w:val="24"/>
          <w:szCs w:val="24"/>
        </w:rPr>
      </w:pPr>
      <w:r w:rsidRPr="001E2B34">
        <w:rPr>
          <w:b/>
          <w:bCs/>
          <w:sz w:val="24"/>
          <w:szCs w:val="24"/>
        </w:rPr>
        <w:t>Stances</w:t>
      </w:r>
      <w:r>
        <w:rPr>
          <w:sz w:val="24"/>
          <w:szCs w:val="24"/>
        </w:rPr>
        <w:t xml:space="preserve">: We define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962025" cy="1619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9620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962025" cy="161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962025" cy="16192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the stance of clan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14300" cy="1809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towards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14300" cy="1809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where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323850" cy="1428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238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323850" cy="1428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323850"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represents hatred,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428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represents neutrality,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219075" cy="1809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219075" cy="1809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represents love. We refer to these </w:t>
      </w:r>
      <w:r>
        <w:rPr>
          <w:sz w:val="24"/>
          <w:szCs w:val="24"/>
        </w:rPr>
        <w:lastRenderedPageBreak/>
        <w:t xml:space="preserve">stances as a square matrix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80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of size equal to the number of clans; for a game involving three clans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809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would be:</w:t>
      </w:r>
    </w:p>
    <w:p w:rsidR="00373A90" w:rsidRPr="008C6F8C" w:rsidRDefault="00A3224E" w:rsidP="008C6F8C">
      <w:pPr>
        <w:pStyle w:val="ListParagraph"/>
        <w:rPr>
          <w:sz w:val="24"/>
          <w:szCs w:val="24"/>
        </w:rPr>
      </w:pPr>
      <w:r>
        <w:rPr>
          <w:noProof/>
        </w:rPr>
        <w:drawing>
          <wp:inline distT="0" distB="0" distL="0" distR="0">
            <wp:extent cx="1352550" cy="5143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1352550" cy="514350"/>
                    </a:xfrm>
                    <a:prstGeom prst="rect">
                      <a:avLst/>
                    </a:prstGeom>
                    <a:noFill/>
                    <a:ln w="9525">
                      <a:noFill/>
                      <a:miter lim="800000"/>
                      <a:headEnd/>
                      <a:tailEnd/>
                    </a:ln>
                  </pic:spPr>
                </pic:pic>
              </a:graphicData>
            </a:graphic>
          </wp:inline>
        </w:drawing>
      </w:r>
    </w:p>
    <w:p w:rsidR="00373A90" w:rsidRDefault="00373A90" w:rsidP="008C6F8C">
      <w:pPr>
        <w:pStyle w:val="ListParagraph"/>
        <w:rPr>
          <w:sz w:val="24"/>
          <w:szCs w:val="24"/>
        </w:rPr>
      </w:pPr>
      <w:r>
        <w:rPr>
          <w:sz w:val="24"/>
          <w:szCs w:val="24"/>
        </w:rPr>
        <w:t xml:space="preserve">Note that in our implementation stances are symmetric and so is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809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542925" cy="1619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429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542925" cy="1619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42925" cy="16192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In the above example the main diagonal comprises zeros only because we consider a clan to be neutral towards itself, but one could easily design a game scenario where these values have another role such as modeling the internal friction and resentment harbored inside a clan. Clearly, in such a case the matrix S would not be symmetric.  </w:t>
      </w:r>
    </w:p>
    <w:p w:rsidR="00373A90" w:rsidRPr="008C6F8C" w:rsidRDefault="00373A90" w:rsidP="008C6F8C">
      <w:pPr>
        <w:pStyle w:val="ListParagraph"/>
        <w:numPr>
          <w:ins w:id="0" w:author="Fabio" w:date="2008-10-09T23:12:00Z"/>
        </w:numPr>
        <w:rPr>
          <w:sz w:val="24"/>
          <w:szCs w:val="24"/>
        </w:rPr>
      </w:pPr>
      <w:r>
        <w:rPr>
          <w:sz w:val="24"/>
          <w:szCs w:val="24"/>
        </w:rPr>
        <w:t>The role stnces play in our model is similar to the role of mutual fear and opposition against arms expenditure in the Richardson model, as outlined later in this section.</w:t>
      </w:r>
    </w:p>
    <w:p w:rsidR="00373A90" w:rsidRDefault="00373A90" w:rsidP="006A1D34">
      <w:pPr>
        <w:pStyle w:val="ListParagraph"/>
        <w:numPr>
          <w:ilvl w:val="0"/>
          <w:numId w:val="6"/>
        </w:numPr>
        <w:rPr>
          <w:sz w:val="24"/>
          <w:szCs w:val="24"/>
        </w:rPr>
      </w:pPr>
      <w:r w:rsidRPr="001E2B34">
        <w:rPr>
          <w:b/>
          <w:bCs/>
          <w:sz w:val="24"/>
          <w:szCs w:val="24"/>
        </w:rPr>
        <w:t>Tempers</w:t>
      </w:r>
      <w:r>
        <w:rPr>
          <w:sz w:val="24"/>
          <w:szCs w:val="24"/>
        </w:rPr>
        <w:t xml:space="preserve">: We use tempers similarly to the parameters defined in the Richardson model as the level of armament. We define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923925" cy="16192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9239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923925" cy="1619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923925" cy="16192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the temper of clan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14300" cy="1809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where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219075" cy="180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219075" cy="1809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219075"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represents calm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304800" cy="1809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represents a state of crisis. The tempers are grouped in a single vector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52400" cy="1809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of size equal to the number of clans; for a game involving three clans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52400" cy="1809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would be:</w:t>
      </w:r>
    </w:p>
    <w:p w:rsidR="00373A90" w:rsidRDefault="00A3224E" w:rsidP="00016AB0">
      <w:pPr>
        <w:pStyle w:val="ListParagraph"/>
        <w:rPr>
          <w:sz w:val="24"/>
          <w:szCs w:val="24"/>
        </w:rPr>
      </w:pPr>
      <w:r>
        <w:rPr>
          <w:noProof/>
        </w:rPr>
        <w:drawing>
          <wp:inline distT="0" distB="0" distL="0" distR="0">
            <wp:extent cx="523875" cy="5143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23875" cy="514350"/>
                    </a:xfrm>
                    <a:prstGeom prst="rect">
                      <a:avLst/>
                    </a:prstGeom>
                    <a:noFill/>
                    <a:ln w="9525">
                      <a:noFill/>
                      <a:miter lim="800000"/>
                      <a:headEnd/>
                      <a:tailEnd/>
                    </a:ln>
                  </pic:spPr>
                </pic:pic>
              </a:graphicData>
            </a:graphic>
          </wp:inline>
        </w:drawing>
      </w:r>
    </w:p>
    <w:p w:rsidR="00373A90" w:rsidRDefault="00373A90" w:rsidP="00016AB0">
      <w:pPr>
        <w:pStyle w:val="ListParagraph"/>
        <w:rPr>
          <w:sz w:val="24"/>
          <w:szCs w:val="24"/>
        </w:rPr>
      </w:pPr>
      <w:r>
        <w:rPr>
          <w:sz w:val="24"/>
          <w:szCs w:val="24"/>
        </w:rPr>
        <w:t>The vector</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52400" cy="1809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373A90" w:rsidRDefault="00373A90" w:rsidP="006A1D34">
      <w:pPr>
        <w:pStyle w:val="ListParagraph"/>
        <w:numPr>
          <w:ilvl w:val="0"/>
          <w:numId w:val="6"/>
        </w:numPr>
        <w:rPr>
          <w:sz w:val="24"/>
          <w:szCs w:val="24"/>
        </w:rPr>
      </w:pPr>
      <w:r w:rsidRPr="001E2B34">
        <w:rPr>
          <w:b/>
          <w:bCs/>
          <w:sz w:val="24"/>
          <w:szCs w:val="24"/>
        </w:rPr>
        <w:t>Relations</w:t>
      </w:r>
      <w:r>
        <w:rPr>
          <w:sz w:val="24"/>
          <w:szCs w:val="24"/>
        </w:rPr>
        <w:t xml:space="preserve">: Because we want the clans’ tempers to affect their relations with other clans we define the matrix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52400" cy="1809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similar to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809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where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00150" cy="1714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200150" cy="171450"/>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200150" cy="17145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200150" cy="171450"/>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represents the relation between clan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14300" cy="1809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clan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14300" cy="18097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14300" cy="1809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Pr>
          <w:sz w:val="24"/>
          <w:szCs w:val="24"/>
        </w:rPr>
        <w:t xml:space="preserve">” with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409575" cy="1428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409575" cy="1428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409575"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representing competition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304800" cy="1809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304800" cy="1809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048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representing cooperation. In the right circumstances, such as a lack of resources, two clans that share a friendly stance may come to share a competitive relation. Similarly, if it is to their </w:t>
      </w:r>
      <w:r>
        <w:rPr>
          <w:sz w:val="24"/>
          <w:szCs w:val="24"/>
        </w:rPr>
        <w:lastRenderedPageBreak/>
        <w:t>advantage, two clans that hate each-other might come to act cooperatively.  Relations are in direct contact with the game mechanics because they influence the behaviors of the clans towards each other.</w:t>
      </w:r>
    </w:p>
    <w:p w:rsidR="00373A90" w:rsidRDefault="00373A90" w:rsidP="0039445D">
      <w:pPr>
        <w:ind w:left="360"/>
        <w:rPr>
          <w:sz w:val="24"/>
          <w:szCs w:val="24"/>
        </w:rPr>
      </w:pPr>
    </w:p>
    <w:p w:rsidR="00373A90" w:rsidRPr="00A92EBF" w:rsidRDefault="00373A90" w:rsidP="0039445D">
      <w:pPr>
        <w:ind w:left="360"/>
        <w:rPr>
          <w:b/>
          <w:sz w:val="24"/>
          <w:szCs w:val="24"/>
        </w:rPr>
      </w:pPr>
      <w:r w:rsidRPr="00A92EBF">
        <w:rPr>
          <w:b/>
          <w:sz w:val="24"/>
          <w:szCs w:val="24"/>
        </w:rPr>
        <w:t>4.3.3.</w:t>
      </w:r>
      <w:r w:rsidRPr="00A92EBF">
        <w:rPr>
          <w:b/>
          <w:sz w:val="24"/>
          <w:szCs w:val="24"/>
        </w:rPr>
        <w:tab/>
        <w:t>The inner workings of the model</w:t>
      </w:r>
    </w:p>
    <w:p w:rsidR="00373A90" w:rsidRDefault="00373A90" w:rsidP="00CC5A05">
      <w:pPr>
        <w:ind w:left="36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373A90" w:rsidRPr="00185D70" w:rsidRDefault="000E441A" w:rsidP="00185D70">
      <w:pPr>
        <w:pStyle w:val="ListParagraph"/>
        <w:numPr>
          <w:ilvl w:val="0"/>
          <w:numId w:val="19"/>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819150" cy="1714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819150" cy="1714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Pr="00FE1AC5">
        <w:rPr>
          <w:sz w:val="24"/>
          <w:szCs w:val="24"/>
        </w:rPr>
        <w:fldChar w:fldCharType="end"/>
      </w:r>
    </w:p>
    <w:p w:rsidR="00373A90" w:rsidRPr="00185D70" w:rsidRDefault="000E441A" w:rsidP="00185D70">
      <w:pPr>
        <w:pStyle w:val="ListParagraph"/>
        <w:numPr>
          <w:ilvl w:val="0"/>
          <w:numId w:val="19"/>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228725" cy="3048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1228725" cy="3048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fldChar w:fldCharType="end"/>
      </w:r>
    </w:p>
    <w:p w:rsidR="00373A90" w:rsidRDefault="000E441A" w:rsidP="00185D70">
      <w:pPr>
        <w:pStyle w:val="ListParagraph"/>
        <w:numPr>
          <w:ilvl w:val="0"/>
          <w:numId w:val="19"/>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1638300" cy="4381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1638300" cy="4381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Pr="00FE1AC5">
        <w:rPr>
          <w:sz w:val="24"/>
          <w:szCs w:val="24"/>
        </w:rPr>
        <w:fldChar w:fldCharType="end"/>
      </w:r>
    </w:p>
    <w:p w:rsidR="00373A90" w:rsidRDefault="00373A90" w:rsidP="00DF3D63">
      <w:pPr>
        <w:ind w:left="360"/>
        <w:rPr>
          <w:sz w:val="24"/>
          <w:szCs w:val="24"/>
        </w:rPr>
      </w:pPr>
    </w:p>
    <w:p w:rsidR="00373A90" w:rsidRDefault="00373A90" w:rsidP="00DF3D63">
      <w:pPr>
        <w:ind w:left="360"/>
        <w:rPr>
          <w:sz w:val="24"/>
          <w:szCs w:val="24"/>
        </w:rPr>
      </w:pPr>
      <w:r>
        <w:rPr>
          <w:sz w:val="24"/>
          <w:szCs w:val="24"/>
        </w:rPr>
        <w:t>Let us examine each of them in detail:</w:t>
      </w:r>
    </w:p>
    <w:p w:rsidR="00373A90" w:rsidRPr="0062624A" w:rsidRDefault="000E441A" w:rsidP="0062624A">
      <w:pPr>
        <w:pStyle w:val="ListParagraph"/>
        <w:numPr>
          <w:ilvl w:val="0"/>
          <w:numId w:val="20"/>
        </w:numPr>
        <w:jc w:val="center"/>
        <w:rPr>
          <w:sz w:val="24"/>
          <w:szCs w:val="24"/>
        </w:rPr>
      </w:pPr>
      <w:r w:rsidRPr="00FE1AC5">
        <w:rPr>
          <w:sz w:val="24"/>
          <w:szCs w:val="24"/>
        </w:rPr>
        <w:fldChar w:fldCharType="begin"/>
      </w:r>
      <w:r w:rsidR="00373A90" w:rsidRPr="00FE1AC5">
        <w:rPr>
          <w:sz w:val="24"/>
          <w:szCs w:val="24"/>
        </w:rPr>
        <w:instrText xml:space="preserve"> QUOTE </w:instrText>
      </w:r>
      <w:r w:rsidR="00A3224E">
        <w:rPr>
          <w:noProof/>
        </w:rPr>
        <w:drawing>
          <wp:inline distT="0" distB="0" distL="0" distR="0">
            <wp:extent cx="819150" cy="17145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00373A90" w:rsidRPr="00FE1AC5">
        <w:rPr>
          <w:sz w:val="24"/>
          <w:szCs w:val="24"/>
        </w:rPr>
        <w:instrText xml:space="preserve"> </w:instrText>
      </w:r>
      <w:r w:rsidRPr="00FE1AC5">
        <w:rPr>
          <w:sz w:val="24"/>
          <w:szCs w:val="24"/>
        </w:rPr>
        <w:fldChar w:fldCharType="separate"/>
      </w:r>
      <w:r w:rsidR="00A3224E">
        <w:rPr>
          <w:noProof/>
        </w:rPr>
        <w:drawing>
          <wp:inline distT="0" distB="0" distL="0" distR="0">
            <wp:extent cx="819150" cy="1714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150" cy="171450"/>
                    </a:xfrm>
                    <a:prstGeom prst="rect">
                      <a:avLst/>
                    </a:prstGeom>
                    <a:noFill/>
                    <a:ln w="9525">
                      <a:noFill/>
                      <a:miter lim="800000"/>
                      <a:headEnd/>
                      <a:tailEnd/>
                    </a:ln>
                  </pic:spPr>
                </pic:pic>
              </a:graphicData>
            </a:graphic>
          </wp:inline>
        </w:drawing>
      </w:r>
      <w:r w:rsidRPr="00FE1AC5">
        <w:rPr>
          <w:sz w:val="24"/>
          <w:szCs w:val="24"/>
        </w:rPr>
        <w:fldChar w:fldCharType="end"/>
      </w:r>
    </w:p>
    <w:p w:rsidR="00373A90" w:rsidRPr="00DF3D63" w:rsidRDefault="00373A90" w:rsidP="00DF3D63">
      <w:pPr>
        <w:ind w:left="360"/>
        <w:rPr>
          <w:sz w:val="24"/>
          <w:szCs w:val="24"/>
        </w:rPr>
      </w:pPr>
      <w:r>
        <w:rPr>
          <w:sz w:val="24"/>
          <w:szCs w:val="24"/>
        </w:rPr>
        <w:t>Equation (1) governs the continuous evolution of the tempers according the stances. For a game including three clans the equation takes the following form:</w:t>
      </w:r>
    </w:p>
    <w:p w:rsidR="00373A90" w:rsidRPr="0062624A" w:rsidRDefault="00A3224E" w:rsidP="0062624A">
      <w:pPr>
        <w:ind w:left="360"/>
        <w:jc w:val="center"/>
        <w:rPr>
          <w:sz w:val="24"/>
          <w:szCs w:val="24"/>
        </w:rPr>
      </w:pPr>
      <w:r>
        <w:rPr>
          <w:noProof/>
        </w:rPr>
        <w:drawing>
          <wp:inline distT="0" distB="0" distL="0" distR="0">
            <wp:extent cx="1876425" cy="54292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1876425" cy="542925"/>
                    </a:xfrm>
                    <a:prstGeom prst="rect">
                      <a:avLst/>
                    </a:prstGeom>
                    <a:noFill/>
                    <a:ln w="9525">
                      <a:noFill/>
                      <a:miter lim="800000"/>
                      <a:headEnd/>
                      <a:tailEnd/>
                    </a:ln>
                  </pic:spPr>
                </pic:pic>
              </a:graphicData>
            </a:graphic>
          </wp:inline>
        </w:drawing>
      </w:r>
    </w:p>
    <w:p w:rsidR="00373A90" w:rsidRPr="008E7012" w:rsidRDefault="00373A90" w:rsidP="008E7012">
      <w:pPr>
        <w:ind w:left="360"/>
        <w:rPr>
          <w:sz w:val="24"/>
          <w:szCs w:val="24"/>
        </w:rPr>
      </w:pPr>
      <w:r>
        <w:rPr>
          <w:sz w:val="24"/>
          <w:szCs w:val="24"/>
        </w:rPr>
        <w:t xml:space="preserve">Which for clan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428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428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133350"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gives:</w:t>
      </w:r>
    </w:p>
    <w:p w:rsidR="00373A90" w:rsidRPr="0062624A" w:rsidRDefault="00A3224E" w:rsidP="0062624A">
      <w:pPr>
        <w:jc w:val="center"/>
        <w:rPr>
          <w:sz w:val="24"/>
          <w:szCs w:val="24"/>
        </w:rPr>
      </w:pPr>
      <w:r>
        <w:rPr>
          <w:noProof/>
        </w:rPr>
        <w:drawing>
          <wp:inline distT="0" distB="0" distL="0" distR="0">
            <wp:extent cx="1676400" cy="1714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1676400" cy="171450"/>
                    </a:xfrm>
                    <a:prstGeom prst="rect">
                      <a:avLst/>
                    </a:prstGeom>
                    <a:noFill/>
                    <a:ln w="9525">
                      <a:noFill/>
                      <a:miter lim="800000"/>
                      <a:headEnd/>
                      <a:tailEnd/>
                    </a:ln>
                  </pic:spPr>
                </pic:pic>
              </a:graphicData>
            </a:graphic>
          </wp:inline>
        </w:drawing>
      </w:r>
    </w:p>
    <w:p w:rsidR="00373A90" w:rsidRDefault="00373A90" w:rsidP="00EF0FF8">
      <w:pPr>
        <w:ind w:left="360"/>
        <w:rPr>
          <w:sz w:val="24"/>
          <w:szCs w:val="24"/>
        </w:rPr>
      </w:pPr>
      <w:r>
        <w:rPr>
          <w:sz w:val="24"/>
          <w:szCs w:val="24"/>
        </w:rPr>
        <w:t xml:space="preserve">The logic behind this equation is that a clan </w:t>
      </w:r>
      <w:r w:rsidR="00A3224E">
        <w:rPr>
          <w:noProof/>
        </w:rPr>
        <w:drawing>
          <wp:inline distT="0" distB="0" distL="0" distR="0">
            <wp:extent cx="114300" cy="18097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rPr>
          <w:sz w:val="24"/>
          <w:szCs w:val="24"/>
        </w:rPr>
        <w:t xml:space="preserve"> in a state of crisis </w:t>
      </w:r>
      <w:r w:rsidRPr="00D600A8">
        <w:rPr>
          <w:sz w:val="24"/>
          <w:szCs w:val="24"/>
        </w:rPr>
        <w:t>(with a high</w:t>
      </w:r>
      <w:r w:rsidR="000E441A" w:rsidRPr="00D600A8">
        <w:rPr>
          <w:sz w:val="24"/>
          <w:szCs w:val="24"/>
        </w:rPr>
        <w:fldChar w:fldCharType="begin"/>
      </w:r>
      <w:r w:rsidRPr="00D600A8">
        <w:rPr>
          <w:sz w:val="24"/>
          <w:szCs w:val="24"/>
        </w:rPr>
        <w:instrText xml:space="preserve"> QUOTE </w:instrText>
      </w:r>
      <w:r w:rsidR="00A3224E">
        <w:rPr>
          <w:noProof/>
        </w:rPr>
        <w:drawing>
          <wp:inline distT="0" distB="0" distL="0" distR="0">
            <wp:extent cx="190500" cy="1428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Pr="00D600A8">
        <w:rPr>
          <w:sz w:val="24"/>
          <w:szCs w:val="24"/>
        </w:rPr>
        <w:instrText xml:space="preserve"> </w:instrText>
      </w:r>
      <w:r w:rsidR="000E441A" w:rsidRPr="00D600A8">
        <w:rPr>
          <w:sz w:val="24"/>
          <w:szCs w:val="24"/>
        </w:rPr>
        <w:fldChar w:fldCharType="separate"/>
      </w:r>
      <w:r w:rsidR="00A3224E">
        <w:rPr>
          <w:noProof/>
        </w:rPr>
        <w:drawing>
          <wp:inline distT="0" distB="0" distL="0" distR="0">
            <wp:extent cx="190500" cy="1428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190500" cy="142875"/>
                    </a:xfrm>
                    <a:prstGeom prst="rect">
                      <a:avLst/>
                    </a:prstGeom>
                    <a:noFill/>
                    <a:ln w="9525">
                      <a:noFill/>
                      <a:miter lim="800000"/>
                      <a:headEnd/>
                      <a:tailEnd/>
                    </a:ln>
                  </pic:spPr>
                </pic:pic>
              </a:graphicData>
            </a:graphic>
          </wp:inline>
        </w:drawing>
      </w:r>
      <w:r w:rsidR="000E441A" w:rsidRPr="00D600A8">
        <w:rPr>
          <w:sz w:val="24"/>
          <w:szCs w:val="24"/>
        </w:rPr>
        <w:fldChar w:fldCharType="end"/>
      </w:r>
      <w:r w:rsidRPr="00D600A8">
        <w:rPr>
          <w:sz w:val="24"/>
          <w:szCs w:val="24"/>
        </w:rPr>
        <w:t>)</w:t>
      </w:r>
      <w:r>
        <w:rPr>
          <w:sz w:val="24"/>
          <w:szCs w:val="24"/>
        </w:rPr>
        <w:t xml:space="preserve"> is more likely to attack its enemies</w:t>
      </w:r>
      <w:r>
        <w:t xml:space="preserve"> and less likely to attack its friends. This puts in danger, and therefore increases the tempter of, the enemies of the clan </w:t>
      </w:r>
      <w:r>
        <w:rPr>
          <w:sz w:val="24"/>
          <w:szCs w:val="24"/>
        </w:rPr>
        <w:t xml:space="preserve">(negative </w:t>
      </w:r>
      <w:r w:rsidR="00A3224E">
        <w:rPr>
          <w:noProof/>
        </w:rPr>
        <w:drawing>
          <wp:inline distT="0" distB="0" distL="0" distR="0">
            <wp:extent cx="200025" cy="16192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xml:space="preserve">) as well as decrease the temper of the friends of the clan </w:t>
      </w:r>
      <w:r>
        <w:rPr>
          <w:sz w:val="24"/>
          <w:szCs w:val="24"/>
        </w:rPr>
        <w:t xml:space="preserve">(positive </w:t>
      </w:r>
      <w:r w:rsidR="00A3224E">
        <w:rPr>
          <w:noProof/>
        </w:rPr>
        <w:drawing>
          <wp:inline distT="0" distB="0" distL="0" distR="0">
            <wp:extent cx="200025" cy="16192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xml:space="preserve">) because they are not only less likely to be attacked but they can also rely on </w:t>
      </w:r>
      <w:r>
        <w:rPr>
          <w:sz w:val="24"/>
          <w:szCs w:val="24"/>
        </w:rPr>
        <w:t xml:space="preserve">clan </w:t>
      </w:r>
      <w:r w:rsidR="00A3224E">
        <w:rPr>
          <w:noProof/>
        </w:rPr>
        <w:drawing>
          <wp:inline distT="0" distB="0" distL="0" distR="0">
            <wp:extent cx="114300" cy="18097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80975"/>
                    </a:xfrm>
                    <a:prstGeom prst="rect">
                      <a:avLst/>
                    </a:prstGeom>
                    <a:noFill/>
                    <a:ln w="9525">
                      <a:noFill/>
                      <a:miter lim="800000"/>
                      <a:headEnd/>
                      <a:tailEnd/>
                    </a:ln>
                  </pic:spPr>
                </pic:pic>
              </a:graphicData>
            </a:graphic>
          </wp:inline>
        </w:drawing>
      </w:r>
      <w:r>
        <w:t xml:space="preserve"> to battle with its enemies.</w:t>
      </w:r>
    </w:p>
    <w:p w:rsidR="00373A90" w:rsidRDefault="00373A90" w:rsidP="009B6F47">
      <w:pPr>
        <w:ind w:left="360"/>
        <w:rPr>
          <w:sz w:val="24"/>
          <w:szCs w:val="24"/>
        </w:rPr>
      </w:pPr>
      <w:r>
        <w:rPr>
          <w:sz w:val="24"/>
          <w:szCs w:val="24"/>
        </w:rPr>
        <w:lastRenderedPageBreak/>
        <w:t xml:space="preserve">Equation (1) is an adapted version of the original Richardson equation presented in section 4.1, in our version the governing parameters of the equation are regrouped in one variable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200025" cy="1619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200025" cy="161925"/>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that can adopt both positive and negative values.</w:t>
      </w:r>
    </w:p>
    <w:p w:rsidR="00373A90" w:rsidRDefault="00373A90" w:rsidP="009B6F47">
      <w:pPr>
        <w:ind w:left="360"/>
        <w:rPr>
          <w:sz w:val="24"/>
          <w:szCs w:val="24"/>
        </w:rPr>
      </w:pPr>
    </w:p>
    <w:p w:rsidR="00373A90" w:rsidRDefault="00373A90" w:rsidP="0062624A">
      <w:pPr>
        <w:ind w:left="360"/>
        <w:jc w:val="center"/>
        <w:rPr>
          <w:sz w:val="24"/>
          <w:szCs w:val="24"/>
        </w:rPr>
      </w:pPr>
      <w:r>
        <w:rPr>
          <w:sz w:val="24"/>
          <w:szCs w:val="24"/>
        </w:rPr>
        <w:t xml:space="preserve">(2)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228725" cy="3048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228725" cy="30480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1228725" cy="304800"/>
                    </a:xfrm>
                    <a:prstGeom prst="rect">
                      <a:avLst/>
                    </a:prstGeom>
                    <a:noFill/>
                    <a:ln w="9525">
                      <a:noFill/>
                      <a:miter lim="800000"/>
                      <a:headEnd/>
                      <a:tailEnd/>
                    </a:ln>
                  </pic:spPr>
                </pic:pic>
              </a:graphicData>
            </a:graphic>
          </wp:inline>
        </w:drawing>
      </w:r>
      <w:r w:rsidR="000E441A" w:rsidRPr="00FE1AC5">
        <w:rPr>
          <w:sz w:val="24"/>
          <w:szCs w:val="24"/>
        </w:rPr>
        <w:fldChar w:fldCharType="end"/>
      </w:r>
    </w:p>
    <w:p w:rsidR="00373A90" w:rsidRDefault="00373A90" w:rsidP="009B6F47">
      <w:pPr>
        <w:ind w:left="36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373A90" w:rsidRDefault="00373A90" w:rsidP="009B6F47">
      <w:pPr>
        <w:ind w:left="360"/>
        <w:rPr>
          <w:sz w:val="24"/>
          <w:szCs w:val="24"/>
        </w:rPr>
      </w:pPr>
    </w:p>
    <w:p w:rsidR="00373A90" w:rsidRPr="006D7F6E" w:rsidRDefault="00373A90" w:rsidP="006D7F6E">
      <w:pPr>
        <w:ind w:left="720"/>
        <w:jc w:val="center"/>
        <w:rPr>
          <w:sz w:val="24"/>
          <w:szCs w:val="24"/>
        </w:rPr>
      </w:pPr>
      <w:r>
        <w:rPr>
          <w:sz w:val="24"/>
          <w:szCs w:val="24"/>
        </w:rPr>
        <w:t xml:space="preserve">(3)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638300" cy="43815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638300" cy="4381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1638300" cy="438150"/>
                    </a:xfrm>
                    <a:prstGeom prst="rect">
                      <a:avLst/>
                    </a:prstGeom>
                    <a:noFill/>
                    <a:ln w="9525">
                      <a:noFill/>
                      <a:miter lim="800000"/>
                      <a:headEnd/>
                      <a:tailEnd/>
                    </a:ln>
                  </pic:spPr>
                </pic:pic>
              </a:graphicData>
            </a:graphic>
          </wp:inline>
        </w:drawing>
      </w:r>
      <w:r w:rsidR="000E441A" w:rsidRPr="00FE1AC5">
        <w:rPr>
          <w:sz w:val="24"/>
          <w:szCs w:val="24"/>
        </w:rPr>
        <w:fldChar w:fldCharType="end"/>
      </w:r>
    </w:p>
    <w:p w:rsidR="00373A90" w:rsidRDefault="00373A90" w:rsidP="0071599D">
      <w:pPr>
        <w:ind w:left="36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80975" cy="142875"/>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the relevance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809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819150" cy="18097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819150" cy="1809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8191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In the game semantics this translates as: “A clan can only hate or love another clan so much”.</w:t>
      </w:r>
    </w:p>
    <w:p w:rsidR="00373A90" w:rsidRDefault="00373A90" w:rsidP="0071599D">
      <w:pPr>
        <w:ind w:left="360"/>
        <w:rPr>
          <w:sz w:val="24"/>
          <w:szCs w:val="24"/>
        </w:rPr>
      </w:pPr>
    </w:p>
    <w:p w:rsidR="00373A90" w:rsidRPr="00A92EBF" w:rsidRDefault="00373A90" w:rsidP="0071599D">
      <w:pPr>
        <w:ind w:left="360"/>
        <w:rPr>
          <w:b/>
          <w:sz w:val="24"/>
          <w:szCs w:val="24"/>
        </w:rPr>
      </w:pPr>
      <w:r w:rsidRPr="00A92EBF">
        <w:rPr>
          <w:b/>
          <w:sz w:val="24"/>
          <w:szCs w:val="24"/>
        </w:rPr>
        <w:t>4.3.4.  Satisfying the model requirements</w:t>
      </w:r>
    </w:p>
    <w:p w:rsidR="00373A90" w:rsidRDefault="00373A90" w:rsidP="0071599D">
      <w:pPr>
        <w:ind w:left="36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373A90" w:rsidRPr="00F963F6" w:rsidRDefault="00373A90" w:rsidP="00F963F6">
      <w:pPr>
        <w:pStyle w:val="ListParagraph"/>
        <w:numPr>
          <w:ilvl w:val="0"/>
          <w:numId w:val="6"/>
        </w:numPr>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r>
      <w:r>
        <w:rPr>
          <w:sz w:val="24"/>
          <w:szCs w:val="24"/>
        </w:rPr>
        <w:lastRenderedPageBreak/>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80975" cy="142875"/>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80975" cy="142875"/>
            <wp:effectExtent l="1905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180975" cy="1428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and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33350" cy="1809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33350" cy="1809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in equation (3) which together define the proper impact the event occurrence has on the game.</w:t>
      </w:r>
    </w:p>
    <w:p w:rsidR="00373A90" w:rsidRDefault="00373A90" w:rsidP="00924D17">
      <w:pPr>
        <w:pStyle w:val="ListParagraph"/>
        <w:numPr>
          <w:ilvl w:val="0"/>
          <w:numId w:val="6"/>
        </w:numPr>
        <w:rPr>
          <w:sz w:val="24"/>
          <w:szCs w:val="24"/>
        </w:rPr>
      </w:pPr>
      <w:r>
        <w:rPr>
          <w:sz w:val="24"/>
          <w:szCs w:val="24"/>
        </w:rPr>
        <w:t>Simulate the continuous evolution of model variables over time:</w:t>
      </w:r>
      <w:r>
        <w:rPr>
          <w:sz w:val="24"/>
          <w:szCs w:val="24"/>
        </w:rPr>
        <w:br/>
        <w:t xml:space="preserve">Equation (1) defines the evolution of tempers over time, which is then reflected on the relation through equation (2). </w:t>
      </w:r>
    </w:p>
    <w:p w:rsidR="00373A90" w:rsidRDefault="00373A90" w:rsidP="00924D17">
      <w:pPr>
        <w:pStyle w:val="ListParagraph"/>
        <w:numPr>
          <w:ilvl w:val="0"/>
          <w:numId w:val="6"/>
        </w:numPr>
        <w:rPr>
          <w:sz w:val="24"/>
          <w:szCs w:val="24"/>
        </w:rPr>
      </w:pPr>
      <w:r>
        <w:rPr>
          <w:sz w:val="24"/>
          <w:szCs w:val="24"/>
        </w:rPr>
        <w:t>Provide a high-level interpretation of the state and dynamics of the game:</w:t>
      </w:r>
      <w:r>
        <w:rPr>
          <w:sz w:val="24"/>
          <w:szCs w:val="24"/>
        </w:rPr>
        <w:br/>
        <w:t xml:space="preserve">The vector </w:t>
      </w:r>
      <w:r w:rsidR="000E441A" w:rsidRPr="00FE1AC5">
        <w:rPr>
          <w:sz w:val="24"/>
          <w:szCs w:val="24"/>
        </w:rPr>
        <w:fldChar w:fldCharType="begin"/>
      </w:r>
      <w:r w:rsidRPr="00FE1AC5">
        <w:rPr>
          <w:sz w:val="24"/>
          <w:szCs w:val="24"/>
        </w:rPr>
        <w:instrText xml:space="preserve"> QUOTE </w:instrText>
      </w:r>
      <w:r w:rsidR="00A3224E">
        <w:rPr>
          <w:noProof/>
        </w:rPr>
        <w:drawing>
          <wp:inline distT="0" distB="0" distL="0" distR="0">
            <wp:extent cx="152400" cy="1809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Pr="00FE1AC5">
        <w:rPr>
          <w:sz w:val="24"/>
          <w:szCs w:val="24"/>
        </w:rPr>
        <w:instrText xml:space="preserve"> </w:instrText>
      </w:r>
      <w:r w:rsidR="000E441A" w:rsidRPr="00FE1AC5">
        <w:rPr>
          <w:sz w:val="24"/>
          <w:szCs w:val="24"/>
        </w:rPr>
        <w:fldChar w:fldCharType="separate"/>
      </w:r>
      <w:r w:rsidR="00A3224E">
        <w:rPr>
          <w:noProof/>
        </w:rPr>
        <w:drawing>
          <wp:inline distT="0" distB="0" distL="0" distR="0">
            <wp:extent cx="152400" cy="1809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52400" cy="180975"/>
                    </a:xfrm>
                    <a:prstGeom prst="rect">
                      <a:avLst/>
                    </a:prstGeom>
                    <a:noFill/>
                    <a:ln w="9525">
                      <a:noFill/>
                      <a:miter lim="800000"/>
                      <a:headEnd/>
                      <a:tailEnd/>
                    </a:ln>
                  </pic:spPr>
                </pic:pic>
              </a:graphicData>
            </a:graphic>
          </wp:inline>
        </w:drawing>
      </w:r>
      <w:r w:rsidR="000E441A"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373A90" w:rsidRDefault="00373A90" w:rsidP="00924D17">
      <w:pPr>
        <w:pStyle w:val="ListParagraph"/>
        <w:numPr>
          <w:ilvl w:val="0"/>
          <w:numId w:val="6"/>
        </w:numPr>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373A90" w:rsidRDefault="00373A90" w:rsidP="0071599D">
      <w:pPr>
        <w:ind w:left="360"/>
        <w:rPr>
          <w:sz w:val="24"/>
          <w:szCs w:val="24"/>
        </w:rPr>
      </w:pPr>
    </w:p>
    <w:p w:rsidR="00373A90" w:rsidRDefault="00373A90" w:rsidP="0071599D">
      <w:pPr>
        <w:ind w:left="360"/>
        <w:rPr>
          <w:b/>
          <w:sz w:val="28"/>
          <w:szCs w:val="28"/>
        </w:rPr>
      </w:pPr>
      <w:r w:rsidRPr="00A93C52">
        <w:rPr>
          <w:b/>
          <w:sz w:val="28"/>
          <w:szCs w:val="28"/>
        </w:rPr>
        <w:t>4.4.</w:t>
      </w:r>
      <w:r w:rsidRPr="00A93C52">
        <w:rPr>
          <w:b/>
          <w:sz w:val="28"/>
          <w:szCs w:val="28"/>
        </w:rPr>
        <w:tab/>
        <w:t xml:space="preserve">Connecting the model </w:t>
      </w:r>
      <w:r>
        <w:rPr>
          <w:b/>
          <w:sz w:val="28"/>
          <w:szCs w:val="28"/>
        </w:rPr>
        <w:t>and</w:t>
      </w:r>
      <w:r w:rsidRPr="00A93C52">
        <w:rPr>
          <w:b/>
          <w:sz w:val="28"/>
          <w:szCs w:val="28"/>
        </w:rPr>
        <w:t xml:space="preserve"> the game</w:t>
      </w:r>
      <w:r>
        <w:rPr>
          <w:b/>
          <w:sz w:val="28"/>
          <w:szCs w:val="28"/>
        </w:rPr>
        <w:t xml:space="preserve"> structure together</w:t>
      </w:r>
    </w:p>
    <w:p w:rsidR="00373A90" w:rsidRDefault="00373A90" w:rsidP="0071599D">
      <w:pPr>
        <w:ind w:left="360"/>
        <w:rPr>
          <w:sz w:val="24"/>
          <w:szCs w:val="24"/>
        </w:rPr>
      </w:pPr>
      <w:r>
        <w:rPr>
          <w:sz w:val="24"/>
          <w:szCs w:val="24"/>
        </w:rPr>
        <w:t>To enable the game structure to harness the power of our model we need to establish a connection between the two of them. In this section we present our implementation of this connection. We first detail how we connected the low-level mechanics to the model through game event, and then describe how the model data impacts NPCs game decisions.</w:t>
      </w:r>
    </w:p>
    <w:p w:rsidR="00373A90" w:rsidRDefault="00373A90" w:rsidP="0071599D">
      <w:pPr>
        <w:ind w:left="360"/>
        <w:rPr>
          <w:sz w:val="24"/>
          <w:szCs w:val="24"/>
        </w:rPr>
      </w:pPr>
    </w:p>
    <w:p w:rsidR="00373A90" w:rsidRPr="008B2339" w:rsidRDefault="00373A90" w:rsidP="0071599D">
      <w:pPr>
        <w:ind w:left="360"/>
        <w:rPr>
          <w:b/>
          <w:sz w:val="24"/>
          <w:szCs w:val="24"/>
        </w:rPr>
      </w:pPr>
      <w:r w:rsidRPr="008B2339">
        <w:rPr>
          <w:b/>
          <w:sz w:val="24"/>
          <w:szCs w:val="24"/>
        </w:rPr>
        <w:t>4.4.1.</w:t>
      </w:r>
      <w:r w:rsidRPr="008B2339">
        <w:rPr>
          <w:b/>
          <w:sz w:val="24"/>
          <w:szCs w:val="24"/>
        </w:rPr>
        <w:tab/>
      </w:r>
      <w:r>
        <w:rPr>
          <w:b/>
          <w:sz w:val="24"/>
          <w:szCs w:val="24"/>
        </w:rPr>
        <w:t>Game e</w:t>
      </w:r>
      <w:r w:rsidRPr="008B2339">
        <w:rPr>
          <w:b/>
          <w:sz w:val="24"/>
          <w:szCs w:val="24"/>
        </w:rPr>
        <w:t>vent</w:t>
      </w:r>
      <w:r>
        <w:rPr>
          <w:b/>
          <w:sz w:val="24"/>
          <w:szCs w:val="24"/>
        </w:rPr>
        <w:t>s</w:t>
      </w:r>
    </w:p>
    <w:p w:rsidR="00373A90" w:rsidRDefault="00373A90" w:rsidP="0071599D">
      <w:pPr>
        <w:ind w:left="360"/>
        <w:rPr>
          <w:sz w:val="24"/>
          <w:szCs w:val="24"/>
        </w:rPr>
      </w:pPr>
      <w:r>
        <w:rPr>
          <w:sz w:val="24"/>
          <w:szCs w:val="24"/>
        </w:rPr>
        <w:lastRenderedPageBreak/>
        <w:t xml:space="preserve">Simple events follow the basic rules defined by equation (3) as described in section 4.3.3. In the ClanWars game the </w:t>
      </w:r>
      <w:r w:rsidRPr="00CE745A">
        <w:rPr>
          <w:i/>
          <w:sz w:val="24"/>
          <w:szCs w:val="24"/>
        </w:rPr>
        <w:t>Attack</w:t>
      </w:r>
      <w:r>
        <w:rPr>
          <w:sz w:val="24"/>
          <w:szCs w:val="24"/>
        </w:rPr>
        <w:t xml:space="preserve"> event is fired when a clan, the event initiator, attacks another clan, the event receiver. The impact of this event on the stance of the receiver towards the initiator is determined by the predefined impact of the attack event type and the relevance of the event which in our implementation is the portion of the receivers’ total units killed by the initiator. This implementation is a good example of how the model can bring together design-time elements such as the event type impact and run-time data such as the fraction of the clan killed.</w:t>
      </w:r>
    </w:p>
    <w:p w:rsidR="00373A90" w:rsidRDefault="00373A90" w:rsidP="0071599D">
      <w:pPr>
        <w:ind w:left="360"/>
        <w:rPr>
          <w:sz w:val="24"/>
          <w:szCs w:val="24"/>
        </w:rPr>
      </w:pPr>
      <w:r>
        <w:rPr>
          <w:sz w:val="24"/>
          <w:szCs w:val="24"/>
        </w:rPr>
        <w:t xml:space="preserve">This simple mechanism can also be used to design cascading events which are naturally useful in emergent games. The event </w:t>
      </w:r>
      <w:r w:rsidRPr="00D84375">
        <w:rPr>
          <w:i/>
          <w:sz w:val="24"/>
          <w:szCs w:val="24"/>
        </w:rPr>
        <w:t>ThirdPartyAttack</w:t>
      </w:r>
      <w:r>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to C. This is implemented by defining the </w:t>
      </w:r>
      <w:r w:rsidRPr="00744319">
        <w:rPr>
          <w:i/>
          <w:sz w:val="24"/>
          <w:szCs w:val="24"/>
        </w:rPr>
        <w:t>Attack</w:t>
      </w:r>
      <w:r>
        <w:rPr>
          <w:sz w:val="24"/>
          <w:szCs w:val="24"/>
        </w:rPr>
        <w:t xml:space="preserve"> event previously described as the starting point of the </w:t>
      </w:r>
      <w:r w:rsidRPr="00D84375">
        <w:rPr>
          <w:i/>
          <w:sz w:val="24"/>
          <w:szCs w:val="24"/>
        </w:rPr>
        <w:t>ThirdPartyAttack</w:t>
      </w:r>
      <w:r>
        <w:rPr>
          <w:sz w:val="24"/>
          <w:szCs w:val="24"/>
        </w:rPr>
        <w:t xml:space="preserve"> events, this way, whenever an </w:t>
      </w:r>
      <w:r w:rsidRPr="00744319">
        <w:rPr>
          <w:i/>
          <w:sz w:val="24"/>
          <w:szCs w:val="24"/>
        </w:rPr>
        <w:t>Attack</w:t>
      </w:r>
      <w:r>
        <w:rPr>
          <w:sz w:val="24"/>
          <w:szCs w:val="24"/>
        </w:rPr>
        <w:t xml:space="preserve"> event is fired the corresponding </w:t>
      </w:r>
      <w:r w:rsidRPr="00D84375">
        <w:rPr>
          <w:i/>
          <w:sz w:val="24"/>
          <w:szCs w:val="24"/>
        </w:rPr>
        <w:t>ThirdPartyAttack</w:t>
      </w:r>
      <w:r>
        <w:rPr>
          <w:sz w:val="24"/>
          <w:szCs w:val="24"/>
        </w:rPr>
        <w:t xml:space="preserve"> events are automatically fired as well. For the </w:t>
      </w:r>
      <w:r w:rsidRPr="00D84375">
        <w:rPr>
          <w:i/>
          <w:sz w:val="24"/>
          <w:szCs w:val="24"/>
        </w:rPr>
        <w:t>ThirdPartyAttack</w:t>
      </w:r>
      <w:r>
        <w:rPr>
          <w:sz w:val="24"/>
          <w:szCs w:val="24"/>
        </w:rPr>
        <w:t xml:space="preserve"> events to have a proper impact we defined the relation between the attacked clan and each the receivers of the events as the relevance of each event. By doing this we build on the basic semantics of the model to enable new gameplay mechanics: When a clan attacks another it provokes a degradation of its relations with the friends of the attacked clan but also an amelioration of its relations with the enemies of the attacked clan.</w:t>
      </w:r>
    </w:p>
    <w:p w:rsidR="00373A90" w:rsidRDefault="00373A90" w:rsidP="0071599D">
      <w:pPr>
        <w:ind w:left="36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the </w:t>
      </w:r>
      <w:r w:rsidRPr="009651E1">
        <w:rPr>
          <w:i/>
          <w:sz w:val="24"/>
          <w:szCs w:val="24"/>
        </w:rPr>
        <w:t>AcceptAllianceOffer</w:t>
      </w:r>
      <w:r>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373A90" w:rsidRDefault="00373A90" w:rsidP="0071599D">
      <w:pPr>
        <w:ind w:left="360"/>
        <w:rPr>
          <w:sz w:val="24"/>
          <w:szCs w:val="24"/>
        </w:rPr>
      </w:pPr>
    </w:p>
    <w:p w:rsidR="00373A90" w:rsidRPr="008B2339" w:rsidRDefault="00373A90" w:rsidP="0071599D">
      <w:pPr>
        <w:ind w:left="360"/>
        <w:rPr>
          <w:b/>
          <w:sz w:val="24"/>
          <w:szCs w:val="24"/>
        </w:rPr>
      </w:pPr>
      <w:r w:rsidRPr="008B2339">
        <w:rPr>
          <w:b/>
          <w:sz w:val="24"/>
          <w:szCs w:val="24"/>
        </w:rPr>
        <w:t>4.4.2.</w:t>
      </w:r>
      <w:r w:rsidRPr="008B2339">
        <w:rPr>
          <w:b/>
          <w:sz w:val="24"/>
          <w:szCs w:val="24"/>
        </w:rPr>
        <w:tab/>
      </w:r>
      <w:r>
        <w:rPr>
          <w:b/>
          <w:sz w:val="24"/>
          <w:szCs w:val="24"/>
        </w:rPr>
        <w:t>NPCs decisions</w:t>
      </w:r>
    </w:p>
    <w:p w:rsidR="00373A90" w:rsidRDefault="00373A90" w:rsidP="0071599D">
      <w:pPr>
        <w:ind w:left="360"/>
        <w:rPr>
          <w:sz w:val="24"/>
          <w:szCs w:val="24"/>
        </w:rPr>
      </w:pPr>
      <w:r>
        <w:rPr>
          <w:sz w:val="24"/>
          <w:szCs w:val="24"/>
        </w:rPr>
        <w:t>To enable a feedback mechanism through the model as depicted in figure 1 of section 4.1, we connected the AIs decision making system to the model variables. This gives the AIs the capability of acting according to both general rules and the model which itself can be easily influenced by the designed storyline.</w:t>
      </w:r>
    </w:p>
    <w:p w:rsidR="00373A90" w:rsidRDefault="00373A90" w:rsidP="0071599D">
      <w:pPr>
        <w:ind w:left="360"/>
        <w:rPr>
          <w:sz w:val="24"/>
          <w:szCs w:val="24"/>
        </w:rPr>
      </w:pPr>
      <w:r>
        <w:rPr>
          <w:sz w:val="24"/>
          <w:szCs w:val="24"/>
        </w:rPr>
        <w:lastRenderedPageBreak/>
        <w:t>We have used this balanced approach in the AIs decision making system because AIs’ behaviors are the primary feedback channel to the player in Clan Wars. AI-controlled clans choose which clans to ally with and which groups to attack using relations variables and general “reductionist” rules based purely strategic considerations such as the power of the other clans and the disposition of the resources on the terrain. The importance give to either type of information can be adjusted at runtime to allow the storyline components of the game to tighten or loosen their grip on the game behavior on specific points.</w:t>
      </w:r>
    </w:p>
    <w:p w:rsidR="00373A90" w:rsidRDefault="00373A90">
      <w:pPr>
        <w:spacing w:after="0" w:line="240" w:lineRule="auto"/>
        <w:rPr>
          <w:b/>
          <w:bCs/>
          <w:sz w:val="32"/>
          <w:szCs w:val="32"/>
        </w:rPr>
      </w:pPr>
    </w:p>
    <w:p w:rsidR="00373A90" w:rsidRDefault="00373A90">
      <w:pPr>
        <w:spacing w:after="0" w:line="240" w:lineRule="auto"/>
        <w:rPr>
          <w:b/>
          <w:bCs/>
          <w:sz w:val="32"/>
          <w:szCs w:val="32"/>
        </w:rPr>
      </w:pPr>
    </w:p>
    <w:p w:rsidR="00373A90" w:rsidRDefault="00373A90" w:rsidP="00704D6C">
      <w:pPr>
        <w:pStyle w:val="ListParagraph"/>
        <w:numPr>
          <w:ilvl w:val="0"/>
          <w:numId w:val="15"/>
        </w:numPr>
        <w:rPr>
          <w:b/>
          <w:bCs/>
          <w:sz w:val="32"/>
          <w:szCs w:val="32"/>
        </w:rPr>
      </w:pPr>
      <w:r w:rsidRPr="00704D6C">
        <w:rPr>
          <w:b/>
          <w:bCs/>
          <w:sz w:val="32"/>
          <w:szCs w:val="32"/>
        </w:rPr>
        <w:t>Experimentation</w:t>
      </w:r>
    </w:p>
    <w:p w:rsidR="00373A90" w:rsidRDefault="00373A90" w:rsidP="001A5BFE">
      <w:pPr>
        <w:pStyle w:val="ListParagraph"/>
        <w:ind w:left="0"/>
        <w:rPr>
          <w:bCs/>
          <w:sz w:val="24"/>
          <w:szCs w:val="24"/>
        </w:rPr>
      </w:pPr>
      <w:r>
        <w:rPr>
          <w:bCs/>
          <w:sz w:val="24"/>
          <w:szCs w:val="24"/>
        </w:rPr>
        <w:t>In this section we present the results obtained through our experimental framework.</w:t>
      </w:r>
      <w:r>
        <w:rPr>
          <w:bCs/>
          <w:sz w:val="24"/>
          <w:szCs w:val="24"/>
        </w:rPr>
        <w:br/>
      </w:r>
    </w:p>
    <w:p w:rsidR="00373A90" w:rsidRPr="00570072" w:rsidRDefault="00373A90" w:rsidP="00570072">
      <w:pPr>
        <w:pStyle w:val="ListParagraph"/>
        <w:numPr>
          <w:ilvl w:val="1"/>
          <w:numId w:val="17"/>
        </w:numPr>
        <w:rPr>
          <w:b/>
          <w:bCs/>
          <w:sz w:val="32"/>
          <w:szCs w:val="32"/>
        </w:rPr>
      </w:pPr>
      <w:r w:rsidRPr="00570072">
        <w:rPr>
          <w:b/>
          <w:bCs/>
          <w:sz w:val="28"/>
          <w:szCs w:val="28"/>
        </w:rPr>
        <w:t>General experimental framework</w:t>
      </w:r>
    </w:p>
    <w:p w:rsidR="00373A90" w:rsidRDefault="00373A90" w:rsidP="00704D6C">
      <w:pPr>
        <w:rPr>
          <w:sz w:val="24"/>
          <w:szCs w:val="24"/>
        </w:rPr>
      </w:pPr>
      <w:r>
        <w:rPr>
          <w:sz w:val="24"/>
          <w:szCs w:val="24"/>
        </w:rPr>
        <w:t>We list in table 1 the main parameters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78"/>
        <w:gridCol w:w="7398"/>
      </w:tblGrid>
      <w:tr w:rsidR="00373A90" w:rsidRPr="00E26A1C" w:rsidTr="00E26A1C">
        <w:trPr>
          <w:trHeight w:val="395"/>
        </w:trPr>
        <w:tc>
          <w:tcPr>
            <w:tcW w:w="2178" w:type="dxa"/>
            <w:shd w:val="clear" w:color="auto" w:fill="A6A6A6"/>
          </w:tcPr>
          <w:p w:rsidR="00373A90" w:rsidRPr="00E26A1C" w:rsidRDefault="00373A90" w:rsidP="00E26A1C">
            <w:pPr>
              <w:jc w:val="center"/>
              <w:rPr>
                <w:b/>
                <w:sz w:val="24"/>
                <w:szCs w:val="24"/>
              </w:rPr>
            </w:pPr>
            <w:r w:rsidRPr="00E26A1C">
              <w:rPr>
                <w:b/>
                <w:sz w:val="24"/>
                <w:szCs w:val="24"/>
              </w:rPr>
              <w:t>Parameters</w:t>
            </w:r>
          </w:p>
        </w:tc>
        <w:tc>
          <w:tcPr>
            <w:tcW w:w="7398" w:type="dxa"/>
            <w:shd w:val="clear" w:color="auto" w:fill="A6A6A6"/>
          </w:tcPr>
          <w:p w:rsidR="00373A90" w:rsidRPr="00E26A1C" w:rsidRDefault="00373A90" w:rsidP="00E26A1C">
            <w:pPr>
              <w:tabs>
                <w:tab w:val="left" w:pos="664"/>
                <w:tab w:val="center" w:pos="3771"/>
              </w:tabs>
              <w:rPr>
                <w:b/>
                <w:sz w:val="24"/>
                <w:szCs w:val="24"/>
              </w:rPr>
            </w:pPr>
            <w:r w:rsidRPr="00E26A1C">
              <w:rPr>
                <w:sz w:val="24"/>
                <w:szCs w:val="24"/>
              </w:rPr>
              <w:tab/>
            </w:r>
            <w:r w:rsidRPr="00E26A1C">
              <w:rPr>
                <w:sz w:val="24"/>
                <w:szCs w:val="24"/>
              </w:rPr>
              <w:tab/>
            </w:r>
            <w:r w:rsidRPr="00E26A1C">
              <w:rPr>
                <w:b/>
                <w:sz w:val="24"/>
                <w:szCs w:val="24"/>
              </w:rPr>
              <w:t>Role</w:t>
            </w:r>
          </w:p>
        </w:tc>
      </w:tr>
      <w:tr w:rsidR="00373A90" w:rsidRPr="00E26A1C" w:rsidTr="00E26A1C">
        <w:tc>
          <w:tcPr>
            <w:tcW w:w="2178" w:type="dxa"/>
          </w:tcPr>
          <w:p w:rsidR="00373A90" w:rsidRPr="00E26A1C" w:rsidRDefault="00373A90" w:rsidP="007F2149">
            <w:pPr>
              <w:rPr>
                <w:sz w:val="24"/>
                <w:szCs w:val="24"/>
              </w:rPr>
            </w:pPr>
            <w:r w:rsidRPr="00E26A1C">
              <w:rPr>
                <w:sz w:val="24"/>
                <w:szCs w:val="24"/>
              </w:rPr>
              <w:t>Number of clans</w:t>
            </w:r>
          </w:p>
        </w:tc>
        <w:tc>
          <w:tcPr>
            <w:tcW w:w="7398" w:type="dxa"/>
          </w:tcPr>
          <w:p w:rsidR="00373A90" w:rsidRPr="00E26A1C" w:rsidRDefault="00373A90" w:rsidP="00704D6C">
            <w:pPr>
              <w:rPr>
                <w:sz w:val="24"/>
                <w:szCs w:val="24"/>
              </w:rPr>
            </w:pPr>
            <w:r w:rsidRPr="00E26A1C">
              <w:rPr>
                <w:sz w:val="24"/>
                <w:szCs w:val="24"/>
              </w:rPr>
              <w:t>The number of clans initially present at the start of the simulation</w:t>
            </w:r>
          </w:p>
        </w:tc>
      </w:tr>
      <w:tr w:rsidR="00373A90" w:rsidRPr="00E26A1C" w:rsidTr="00E26A1C">
        <w:tc>
          <w:tcPr>
            <w:tcW w:w="2178" w:type="dxa"/>
          </w:tcPr>
          <w:p w:rsidR="00373A90" w:rsidRPr="00E26A1C" w:rsidRDefault="00373A90" w:rsidP="00704D6C">
            <w:pPr>
              <w:rPr>
                <w:sz w:val="24"/>
                <w:szCs w:val="24"/>
              </w:rPr>
            </w:pPr>
            <w:r w:rsidRPr="00E26A1C">
              <w:rPr>
                <w:sz w:val="24"/>
                <w:szCs w:val="24"/>
              </w:rPr>
              <w:t>Resources</w:t>
            </w:r>
          </w:p>
        </w:tc>
        <w:tc>
          <w:tcPr>
            <w:tcW w:w="7398" w:type="dxa"/>
          </w:tcPr>
          <w:p w:rsidR="00373A90" w:rsidRPr="00E26A1C" w:rsidRDefault="00373A90" w:rsidP="00704D6C">
            <w:pPr>
              <w:rPr>
                <w:sz w:val="24"/>
                <w:szCs w:val="24"/>
              </w:rPr>
            </w:pPr>
            <w:r w:rsidRPr="00E26A1C">
              <w:rPr>
                <w:sz w:val="24"/>
                <w:szCs w:val="24"/>
              </w:rPr>
              <w:t>The amount of resources available per clan</w:t>
            </w:r>
          </w:p>
        </w:tc>
      </w:tr>
      <w:tr w:rsidR="00373A90" w:rsidRPr="00E26A1C" w:rsidTr="00E26A1C">
        <w:tc>
          <w:tcPr>
            <w:tcW w:w="2178" w:type="dxa"/>
          </w:tcPr>
          <w:p w:rsidR="00373A90" w:rsidRPr="00E26A1C" w:rsidRDefault="00373A90" w:rsidP="009145FD">
            <w:pPr>
              <w:rPr>
                <w:sz w:val="24"/>
                <w:szCs w:val="24"/>
              </w:rPr>
            </w:pPr>
            <w:r w:rsidRPr="00E26A1C">
              <w:rPr>
                <w:sz w:val="24"/>
                <w:szCs w:val="24"/>
              </w:rPr>
              <w:t>Event</w:t>
            </w:r>
            <w:r>
              <w:rPr>
                <w:sz w:val="24"/>
                <w:szCs w:val="24"/>
              </w:rPr>
              <w:t>s</w:t>
            </w:r>
            <w:r w:rsidRPr="00E26A1C">
              <w:rPr>
                <w:sz w:val="24"/>
                <w:szCs w:val="24"/>
              </w:rPr>
              <w:t xml:space="preserve"> impacts</w:t>
            </w:r>
          </w:p>
        </w:tc>
        <w:tc>
          <w:tcPr>
            <w:tcW w:w="7398" w:type="dxa"/>
          </w:tcPr>
          <w:p w:rsidR="00373A90" w:rsidRPr="00E26A1C" w:rsidRDefault="00373A90" w:rsidP="0011787A">
            <w:pPr>
              <w:rPr>
                <w:sz w:val="24"/>
                <w:szCs w:val="24"/>
              </w:rPr>
            </w:pPr>
            <w:r w:rsidRPr="00E26A1C">
              <w:rPr>
                <w:sz w:val="24"/>
                <w:szCs w:val="24"/>
              </w:rPr>
              <w:t xml:space="preserve">The particular impact of </w:t>
            </w:r>
            <w:r>
              <w:rPr>
                <w:sz w:val="24"/>
                <w:szCs w:val="24"/>
              </w:rPr>
              <w:t>each</w:t>
            </w:r>
            <w:r w:rsidRPr="00E26A1C">
              <w:rPr>
                <w:sz w:val="24"/>
                <w:szCs w:val="24"/>
              </w:rPr>
              <w:t xml:space="preserve"> event on the model</w:t>
            </w:r>
          </w:p>
        </w:tc>
      </w:tr>
    </w:tbl>
    <w:p w:rsidR="00373A90" w:rsidRPr="009145FD" w:rsidRDefault="00373A90" w:rsidP="00F36FE5">
      <w:pPr>
        <w:jc w:val="center"/>
        <w:rPr>
          <w:b/>
          <w:sz w:val="24"/>
          <w:szCs w:val="24"/>
        </w:rPr>
      </w:pPr>
      <w:r w:rsidRPr="009145FD">
        <w:rPr>
          <w:b/>
          <w:sz w:val="24"/>
          <w:szCs w:val="24"/>
        </w:rPr>
        <w:t>Table 1.</w:t>
      </w:r>
      <w:r>
        <w:rPr>
          <w:b/>
          <w:sz w:val="24"/>
          <w:szCs w:val="24"/>
        </w:rPr>
        <w:t xml:space="preserve"> The basic parameters of our experimental framework.</w:t>
      </w:r>
    </w:p>
    <w:p w:rsidR="00373A90" w:rsidRDefault="00373A90" w:rsidP="00704D6C">
      <w:pPr>
        <w:rPr>
          <w:sz w:val="24"/>
          <w:szCs w:val="24"/>
        </w:rPr>
      </w:pPr>
      <w:r>
        <w:rPr>
          <w:sz w:val="24"/>
          <w:szCs w:val="24"/>
        </w:rPr>
        <w:t xml:space="preserve">The Clan Wars game as a whole also includes many other parameters, such as the size of the terrain or the </w:t>
      </w:r>
      <w:r w:rsidR="00B040FC">
        <w:rPr>
          <w:sz w:val="24"/>
          <w:szCs w:val="24"/>
        </w:rPr>
        <w:t>initial size of clans</w:t>
      </w:r>
      <w:r>
        <w:rPr>
          <w:sz w:val="24"/>
          <w:szCs w:val="24"/>
        </w:rPr>
        <w:t>. Though they can have an indirect impact on the emergent patterns that may arise from the game we decided to keep these secondary parameters fixed and to focus on the four primary parameters listed in table 1.</w:t>
      </w:r>
    </w:p>
    <w:p w:rsidR="00373A90" w:rsidRDefault="00373A90" w:rsidP="00704D6C">
      <w:pPr>
        <w:rPr>
          <w:sz w:val="24"/>
          <w:szCs w:val="24"/>
        </w:rPr>
      </w:pPr>
      <w:r>
        <w:rPr>
          <w:sz w:val="24"/>
          <w:szCs w:val="24"/>
        </w:rPr>
        <w:t>It is a common methodology when testing a data structure or algorithm to present a statistical analysis of the results based on enough independent runs to ensure that the derived figures are meaningful. While this methodology is the method of choice when assessing performances of any kind, it is not suited to measure the emergent dynamics and high-level interpretation and control we aim to achieve. The results presented in this section are therefore not intended as a benchmark of our model but as practical evidence of what our model in its current implementation can offer in the light of the original design problem: enabling a reunion of the reductionist and constructivist techniques in the engineering of more balanced video games.</w:t>
      </w:r>
    </w:p>
    <w:p w:rsidR="00373A90" w:rsidRDefault="00373A90" w:rsidP="00704D6C">
      <w:pPr>
        <w:rPr>
          <w:sz w:val="24"/>
          <w:szCs w:val="24"/>
        </w:rPr>
      </w:pPr>
    </w:p>
    <w:p w:rsidR="00373A90" w:rsidRPr="00570072" w:rsidRDefault="00373A90" w:rsidP="00570072">
      <w:pPr>
        <w:pStyle w:val="ListParagraph"/>
        <w:numPr>
          <w:ilvl w:val="1"/>
          <w:numId w:val="17"/>
        </w:numPr>
        <w:rPr>
          <w:b/>
          <w:bCs/>
          <w:sz w:val="24"/>
          <w:szCs w:val="24"/>
        </w:rPr>
      </w:pPr>
      <w:r>
        <w:rPr>
          <w:b/>
          <w:bCs/>
          <w:sz w:val="28"/>
          <w:szCs w:val="28"/>
        </w:rPr>
        <w:t>Gameplay emergence and high-level semantics</w:t>
      </w:r>
    </w:p>
    <w:p w:rsidR="00E00422" w:rsidRDefault="00E00422" w:rsidP="00704D6C">
      <w:pPr>
        <w:rPr>
          <w:sz w:val="24"/>
          <w:szCs w:val="24"/>
        </w:rPr>
      </w:pPr>
      <w:r>
        <w:rPr>
          <w:sz w:val="24"/>
          <w:szCs w:val="24"/>
        </w:rPr>
        <w:t xml:space="preserve">In this section we present </w:t>
      </w:r>
      <w:r w:rsidR="00CF1A68">
        <w:rPr>
          <w:sz w:val="24"/>
          <w:szCs w:val="24"/>
        </w:rPr>
        <w:t>three</w:t>
      </w:r>
      <w:r>
        <w:rPr>
          <w:sz w:val="24"/>
          <w:szCs w:val="24"/>
        </w:rPr>
        <w:t xml:space="preserve"> sets of experiments where we examine the impact of each of the parameters presented above on the general behavior of the game.</w:t>
      </w:r>
    </w:p>
    <w:p w:rsidR="00E00422" w:rsidRDefault="00E00422" w:rsidP="00704D6C">
      <w:pPr>
        <w:rPr>
          <w:sz w:val="24"/>
          <w:szCs w:val="24"/>
        </w:rPr>
      </w:pPr>
    </w:p>
    <w:p w:rsidR="00E00422" w:rsidRPr="00E00422" w:rsidRDefault="00E00422" w:rsidP="00704D6C">
      <w:pPr>
        <w:rPr>
          <w:b/>
          <w:sz w:val="24"/>
          <w:szCs w:val="24"/>
        </w:rPr>
      </w:pPr>
      <w:r w:rsidRPr="00E00422">
        <w:rPr>
          <w:b/>
          <w:sz w:val="24"/>
          <w:szCs w:val="24"/>
        </w:rPr>
        <w:t>5.2.1.</w:t>
      </w:r>
      <w:r w:rsidRPr="00E00422">
        <w:rPr>
          <w:b/>
          <w:sz w:val="24"/>
          <w:szCs w:val="24"/>
        </w:rPr>
        <w:tab/>
        <w:t>Varying the number of clans</w:t>
      </w:r>
    </w:p>
    <w:p w:rsidR="00E00422" w:rsidRDefault="00E00422" w:rsidP="00704D6C">
      <w:pPr>
        <w:rPr>
          <w:sz w:val="24"/>
          <w:szCs w:val="24"/>
        </w:rPr>
      </w:pPr>
      <w:r>
        <w:rPr>
          <w:sz w:val="24"/>
          <w:szCs w:val="24"/>
        </w:rPr>
        <w:t xml:space="preserve">We first study the impact that the number of clans initially present at the start of a simulation has on the game behavior. The parameters we use </w:t>
      </w:r>
      <w:r w:rsidR="00AE7306">
        <w:rPr>
          <w:sz w:val="24"/>
          <w:szCs w:val="24"/>
        </w:rPr>
        <w:t xml:space="preserve">to produce the figures 3, 4, 5, 6, 7, and 8 </w:t>
      </w:r>
      <w:r>
        <w:rPr>
          <w:sz w:val="24"/>
          <w:szCs w:val="24"/>
        </w:rPr>
        <w:t xml:space="preserve">are </w:t>
      </w:r>
      <w:r w:rsidR="00AE7306">
        <w:rPr>
          <w:sz w:val="24"/>
          <w:szCs w:val="24"/>
        </w:rPr>
        <w:t>summarized in table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340"/>
        <w:gridCol w:w="2070"/>
        <w:gridCol w:w="2070"/>
      </w:tblGrid>
      <w:tr w:rsidR="00B040FC" w:rsidRPr="00E26A1C" w:rsidTr="00B040FC">
        <w:trPr>
          <w:trHeight w:val="413"/>
        </w:trPr>
        <w:tc>
          <w:tcPr>
            <w:tcW w:w="2268" w:type="dxa"/>
            <w:shd w:val="clear" w:color="auto" w:fill="A6A6A6"/>
          </w:tcPr>
          <w:p w:rsidR="00B040FC" w:rsidRPr="00E26A1C" w:rsidRDefault="00B040FC" w:rsidP="00612803">
            <w:pPr>
              <w:jc w:val="center"/>
              <w:rPr>
                <w:b/>
                <w:sz w:val="24"/>
                <w:szCs w:val="24"/>
              </w:rPr>
            </w:pPr>
            <w:r>
              <w:rPr>
                <w:b/>
                <w:sz w:val="24"/>
                <w:szCs w:val="24"/>
              </w:rPr>
              <w:t>Runs</w:t>
            </w:r>
          </w:p>
        </w:tc>
        <w:tc>
          <w:tcPr>
            <w:tcW w:w="2340" w:type="dxa"/>
            <w:shd w:val="clear" w:color="auto" w:fill="A6A6A6"/>
          </w:tcPr>
          <w:p w:rsidR="00B040FC" w:rsidRPr="00E26A1C" w:rsidRDefault="00B040FC" w:rsidP="00AE7306">
            <w:pPr>
              <w:tabs>
                <w:tab w:val="left" w:pos="664"/>
                <w:tab w:val="center" w:pos="3771"/>
              </w:tabs>
              <w:jc w:val="center"/>
              <w:rPr>
                <w:b/>
                <w:sz w:val="24"/>
                <w:szCs w:val="24"/>
              </w:rPr>
            </w:pPr>
            <w:r>
              <w:rPr>
                <w:b/>
                <w:sz w:val="24"/>
                <w:szCs w:val="24"/>
              </w:rPr>
              <w:t>Number of clans</w:t>
            </w:r>
          </w:p>
        </w:tc>
        <w:tc>
          <w:tcPr>
            <w:tcW w:w="2070" w:type="dxa"/>
            <w:shd w:val="clear" w:color="auto" w:fill="A6A6A6"/>
          </w:tcPr>
          <w:p w:rsidR="00B040FC" w:rsidRPr="00AE7306" w:rsidRDefault="00B040FC" w:rsidP="00AE7306">
            <w:pPr>
              <w:tabs>
                <w:tab w:val="left" w:pos="664"/>
                <w:tab w:val="center" w:pos="3771"/>
              </w:tabs>
              <w:jc w:val="center"/>
              <w:rPr>
                <w:b/>
                <w:sz w:val="24"/>
                <w:szCs w:val="24"/>
              </w:rPr>
            </w:pPr>
            <w:r w:rsidRPr="00AE7306">
              <w:rPr>
                <w:b/>
                <w:sz w:val="24"/>
                <w:szCs w:val="24"/>
              </w:rPr>
              <w:t>Resources</w:t>
            </w:r>
          </w:p>
        </w:tc>
        <w:tc>
          <w:tcPr>
            <w:tcW w:w="2070" w:type="dxa"/>
            <w:shd w:val="clear" w:color="auto" w:fill="A6A6A6"/>
          </w:tcPr>
          <w:p w:rsidR="00B040FC" w:rsidRPr="00AE7306" w:rsidRDefault="00B040FC" w:rsidP="00AE7306">
            <w:pPr>
              <w:tabs>
                <w:tab w:val="left" w:pos="664"/>
                <w:tab w:val="center" w:pos="3771"/>
              </w:tabs>
              <w:jc w:val="center"/>
              <w:rPr>
                <w:b/>
                <w:sz w:val="24"/>
                <w:szCs w:val="24"/>
              </w:rPr>
            </w:pPr>
            <w:r w:rsidRPr="00AE7306">
              <w:rPr>
                <w:b/>
                <w:sz w:val="24"/>
                <w:szCs w:val="24"/>
              </w:rPr>
              <w:t>Event impacts</w:t>
            </w:r>
          </w:p>
        </w:tc>
      </w:tr>
      <w:tr w:rsidR="00B040FC" w:rsidRPr="00E26A1C" w:rsidTr="00B040FC">
        <w:tc>
          <w:tcPr>
            <w:tcW w:w="2268" w:type="dxa"/>
          </w:tcPr>
          <w:p w:rsidR="00B040FC" w:rsidRPr="00E26A1C" w:rsidRDefault="00B040FC" w:rsidP="00612803">
            <w:pPr>
              <w:rPr>
                <w:sz w:val="24"/>
                <w:szCs w:val="24"/>
              </w:rPr>
            </w:pPr>
            <w:r>
              <w:rPr>
                <w:sz w:val="24"/>
                <w:szCs w:val="24"/>
              </w:rPr>
              <w:t>Run A: figures 3 &amp; 4</w:t>
            </w:r>
          </w:p>
        </w:tc>
        <w:tc>
          <w:tcPr>
            <w:tcW w:w="2340" w:type="dxa"/>
          </w:tcPr>
          <w:p w:rsidR="00B040FC" w:rsidRPr="00E26A1C" w:rsidRDefault="00B040FC" w:rsidP="00AE7306">
            <w:pPr>
              <w:jc w:val="center"/>
              <w:rPr>
                <w:sz w:val="24"/>
                <w:szCs w:val="24"/>
              </w:rPr>
            </w:pPr>
            <w:r>
              <w:rPr>
                <w:sz w:val="24"/>
                <w:szCs w:val="24"/>
              </w:rPr>
              <w:t>3</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r w:rsidR="00B040FC" w:rsidRPr="00E26A1C" w:rsidTr="00B040FC">
        <w:tc>
          <w:tcPr>
            <w:tcW w:w="2268" w:type="dxa"/>
          </w:tcPr>
          <w:p w:rsidR="00B040FC" w:rsidRPr="00E26A1C" w:rsidRDefault="00B040FC" w:rsidP="00AE7306">
            <w:pPr>
              <w:rPr>
                <w:sz w:val="24"/>
                <w:szCs w:val="24"/>
              </w:rPr>
            </w:pPr>
            <w:r>
              <w:rPr>
                <w:sz w:val="24"/>
                <w:szCs w:val="24"/>
              </w:rPr>
              <w:t>Run B: figures 5 &amp; 6</w:t>
            </w:r>
          </w:p>
        </w:tc>
        <w:tc>
          <w:tcPr>
            <w:tcW w:w="2340" w:type="dxa"/>
          </w:tcPr>
          <w:p w:rsidR="00B040FC" w:rsidRPr="00E26A1C" w:rsidRDefault="00B040FC" w:rsidP="00AE7306">
            <w:pPr>
              <w:jc w:val="center"/>
              <w:rPr>
                <w:sz w:val="24"/>
                <w:szCs w:val="24"/>
              </w:rPr>
            </w:pPr>
            <w:r>
              <w:rPr>
                <w:sz w:val="24"/>
                <w:szCs w:val="24"/>
              </w:rPr>
              <w:t>5</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r w:rsidR="00B040FC" w:rsidRPr="00E26A1C" w:rsidTr="00B040FC">
        <w:tc>
          <w:tcPr>
            <w:tcW w:w="2268" w:type="dxa"/>
          </w:tcPr>
          <w:p w:rsidR="00B040FC" w:rsidRPr="00E26A1C" w:rsidRDefault="00B040FC" w:rsidP="000E0821">
            <w:pPr>
              <w:rPr>
                <w:sz w:val="24"/>
                <w:szCs w:val="24"/>
              </w:rPr>
            </w:pPr>
            <w:r>
              <w:rPr>
                <w:sz w:val="24"/>
                <w:szCs w:val="24"/>
              </w:rPr>
              <w:t>Run C: figure 7</w:t>
            </w:r>
          </w:p>
        </w:tc>
        <w:tc>
          <w:tcPr>
            <w:tcW w:w="2340" w:type="dxa"/>
          </w:tcPr>
          <w:p w:rsidR="00B040FC" w:rsidRPr="00E26A1C" w:rsidRDefault="00B040FC" w:rsidP="00AE7306">
            <w:pPr>
              <w:jc w:val="center"/>
              <w:rPr>
                <w:sz w:val="24"/>
                <w:szCs w:val="24"/>
              </w:rPr>
            </w:pPr>
            <w:r>
              <w:rPr>
                <w:sz w:val="24"/>
                <w:szCs w:val="24"/>
              </w:rPr>
              <w:t>7</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r w:rsidR="00B040FC" w:rsidRPr="00E26A1C" w:rsidTr="00B040FC">
        <w:tc>
          <w:tcPr>
            <w:tcW w:w="2268" w:type="dxa"/>
          </w:tcPr>
          <w:p w:rsidR="00B040FC" w:rsidRDefault="00B040FC" w:rsidP="000E0821">
            <w:pPr>
              <w:rPr>
                <w:sz w:val="24"/>
                <w:szCs w:val="24"/>
              </w:rPr>
            </w:pPr>
            <w:r>
              <w:rPr>
                <w:sz w:val="24"/>
                <w:szCs w:val="24"/>
              </w:rPr>
              <w:t>Run D: figure 8</w:t>
            </w:r>
          </w:p>
        </w:tc>
        <w:tc>
          <w:tcPr>
            <w:tcW w:w="2340" w:type="dxa"/>
          </w:tcPr>
          <w:p w:rsidR="00B040FC" w:rsidRDefault="00B040FC" w:rsidP="00AE7306">
            <w:pPr>
              <w:jc w:val="center"/>
              <w:rPr>
                <w:sz w:val="24"/>
                <w:szCs w:val="24"/>
              </w:rPr>
            </w:pPr>
            <w:r>
              <w:rPr>
                <w:sz w:val="24"/>
                <w:szCs w:val="24"/>
              </w:rPr>
              <w:t>10</w:t>
            </w:r>
          </w:p>
        </w:tc>
        <w:tc>
          <w:tcPr>
            <w:tcW w:w="2070" w:type="dxa"/>
          </w:tcPr>
          <w:p w:rsidR="00B040FC" w:rsidRPr="00E26A1C" w:rsidRDefault="00B040FC" w:rsidP="00AE7306">
            <w:pPr>
              <w:jc w:val="center"/>
              <w:rPr>
                <w:sz w:val="24"/>
                <w:szCs w:val="24"/>
              </w:rPr>
            </w:pPr>
            <w:r>
              <w:rPr>
                <w:sz w:val="24"/>
                <w:szCs w:val="24"/>
              </w:rPr>
              <w:t>Normal</w:t>
            </w:r>
          </w:p>
        </w:tc>
        <w:tc>
          <w:tcPr>
            <w:tcW w:w="2070" w:type="dxa"/>
          </w:tcPr>
          <w:p w:rsidR="00B040FC" w:rsidRPr="00E26A1C" w:rsidRDefault="00B040FC" w:rsidP="00AE7306">
            <w:pPr>
              <w:jc w:val="center"/>
              <w:rPr>
                <w:sz w:val="24"/>
                <w:szCs w:val="24"/>
              </w:rPr>
            </w:pPr>
            <w:r>
              <w:rPr>
                <w:sz w:val="24"/>
                <w:szCs w:val="24"/>
              </w:rPr>
              <w:t>Normal</w:t>
            </w:r>
          </w:p>
        </w:tc>
      </w:tr>
    </w:tbl>
    <w:p w:rsidR="00F36FE5" w:rsidRDefault="00AE7306" w:rsidP="00F36FE5">
      <w:pPr>
        <w:jc w:val="center"/>
        <w:rPr>
          <w:b/>
          <w:sz w:val="24"/>
          <w:szCs w:val="24"/>
        </w:rPr>
      </w:pPr>
      <w:r>
        <w:rPr>
          <w:b/>
          <w:sz w:val="24"/>
          <w:szCs w:val="24"/>
        </w:rPr>
        <w:t>Table 2</w:t>
      </w:r>
      <w:r w:rsidRPr="009145FD">
        <w:rPr>
          <w:b/>
          <w:sz w:val="24"/>
          <w:szCs w:val="24"/>
        </w:rPr>
        <w:t>.</w:t>
      </w:r>
      <w:r>
        <w:rPr>
          <w:b/>
          <w:sz w:val="24"/>
          <w:szCs w:val="24"/>
        </w:rPr>
        <w:t xml:space="preserve"> </w:t>
      </w:r>
      <w:r w:rsidR="00F36FE5">
        <w:rPr>
          <w:b/>
          <w:sz w:val="24"/>
          <w:szCs w:val="24"/>
        </w:rPr>
        <w:t>Varying the number of clans</w:t>
      </w:r>
    </w:p>
    <w:p w:rsidR="00270365" w:rsidRDefault="005D67AB" w:rsidP="00270365">
      <w:pPr>
        <w:rPr>
          <w:sz w:val="24"/>
          <w:szCs w:val="24"/>
        </w:rPr>
      </w:pPr>
      <w:r>
        <w:rPr>
          <w:sz w:val="24"/>
          <w:szCs w:val="24"/>
        </w:rPr>
        <w:t>Figure 3 a</w:t>
      </w:r>
      <w:r w:rsidR="00C67F50">
        <w:rPr>
          <w:sz w:val="24"/>
          <w:szCs w:val="24"/>
        </w:rPr>
        <w:t xml:space="preserve">nd 4 represent the </w:t>
      </w:r>
      <w:r w:rsidR="008B4892">
        <w:rPr>
          <w:sz w:val="24"/>
          <w:szCs w:val="24"/>
        </w:rPr>
        <w:t>evolution</w:t>
      </w:r>
      <w:r w:rsidR="00C67F50" w:rsidRPr="00C67F50">
        <w:rPr>
          <w:sz w:val="24"/>
          <w:szCs w:val="24"/>
        </w:rPr>
        <w:t xml:space="preserve"> </w:t>
      </w:r>
      <w:r w:rsidR="00C67F50">
        <w:rPr>
          <w:sz w:val="24"/>
          <w:szCs w:val="24"/>
        </w:rPr>
        <w:t>over time of</w:t>
      </w:r>
      <w:r>
        <w:rPr>
          <w:sz w:val="24"/>
          <w:szCs w:val="24"/>
        </w:rPr>
        <w:t xml:space="preserve"> </w:t>
      </w:r>
      <w:r w:rsidR="00D658C7">
        <w:rPr>
          <w:sz w:val="24"/>
          <w:szCs w:val="24"/>
        </w:rPr>
        <w:t xml:space="preserve">relations </w:t>
      </w:r>
      <w:r>
        <w:rPr>
          <w:sz w:val="24"/>
          <w:szCs w:val="24"/>
        </w:rPr>
        <w:t>and</w:t>
      </w:r>
      <w:r w:rsidR="00D658C7" w:rsidRPr="00D658C7">
        <w:rPr>
          <w:sz w:val="24"/>
          <w:szCs w:val="24"/>
        </w:rPr>
        <w:t xml:space="preserve"> </w:t>
      </w:r>
      <w:r w:rsidR="00D658C7">
        <w:rPr>
          <w:sz w:val="24"/>
          <w:szCs w:val="24"/>
        </w:rPr>
        <w:t>tempers</w:t>
      </w:r>
      <w:r>
        <w:rPr>
          <w:sz w:val="24"/>
          <w:szCs w:val="24"/>
        </w:rPr>
        <w:t xml:space="preserve"> for three clans.</w:t>
      </w:r>
      <w:r w:rsidR="00C67F50">
        <w:rPr>
          <w:sz w:val="24"/>
          <w:szCs w:val="24"/>
        </w:rPr>
        <w:t xml:space="preserve"> </w:t>
      </w:r>
      <w:r w:rsidR="00D658C7">
        <w:rPr>
          <w:sz w:val="24"/>
          <w:szCs w:val="24"/>
        </w:rPr>
        <w:t>We can see how the tempers evolve according to the relations: Clan B shares a positive relation with both clans A and C, its temper therefore slowly decreases over time. Clan A and C on the opposite share a negative stance and escalate towards contention which make their tempers increase until clan A dies at turn 53.</w:t>
      </w:r>
      <w:r w:rsidR="000B2C55">
        <w:rPr>
          <w:sz w:val="24"/>
          <w:szCs w:val="24"/>
        </w:rPr>
        <w:br/>
      </w:r>
      <w:r w:rsidR="00C67F50">
        <w:rPr>
          <w:sz w:val="24"/>
          <w:szCs w:val="24"/>
        </w:rPr>
        <w:t xml:space="preserve">The </w:t>
      </w:r>
      <w:r w:rsidR="008B4892">
        <w:rPr>
          <w:sz w:val="24"/>
          <w:szCs w:val="24"/>
        </w:rPr>
        <w:t xml:space="preserve">variations shown </w:t>
      </w:r>
      <w:r w:rsidR="00C67F50">
        <w:rPr>
          <w:sz w:val="24"/>
          <w:szCs w:val="24"/>
        </w:rPr>
        <w:t xml:space="preserve">in </w:t>
      </w:r>
      <w:r w:rsidR="00D658C7">
        <w:rPr>
          <w:sz w:val="24"/>
          <w:szCs w:val="24"/>
        </w:rPr>
        <w:t xml:space="preserve">the relations graph </w:t>
      </w:r>
      <w:r w:rsidR="008B4892">
        <w:rPr>
          <w:sz w:val="24"/>
          <w:szCs w:val="24"/>
        </w:rPr>
        <w:t>closely mirror what happens in the game</w:t>
      </w:r>
      <w:r w:rsidR="000B2C55">
        <w:rPr>
          <w:sz w:val="24"/>
          <w:szCs w:val="24"/>
        </w:rPr>
        <w:t xml:space="preserve"> and can therefore be interpreted in the game semantics. By examining the log of this particular run we can observe the coupling between the game and the model:</w:t>
      </w:r>
      <w:r w:rsidR="006A340E">
        <w:rPr>
          <w:sz w:val="24"/>
          <w:szCs w:val="24"/>
        </w:rPr>
        <w:br/>
      </w:r>
      <w:r w:rsidR="000B2C55">
        <w:rPr>
          <w:sz w:val="24"/>
          <w:szCs w:val="24"/>
        </w:rPr>
        <w:t xml:space="preserve">In the first turn clan B offers an alliance deal to clan A with a big enough bribe to make A accept. </w:t>
      </w:r>
      <w:r w:rsidR="002512D7">
        <w:rPr>
          <w:sz w:val="24"/>
          <w:szCs w:val="24"/>
        </w:rPr>
        <w:t>Similarly clan</w:t>
      </w:r>
      <w:r w:rsidR="000B2C55">
        <w:rPr>
          <w:sz w:val="24"/>
          <w:szCs w:val="24"/>
        </w:rPr>
        <w:t xml:space="preserve"> C </w:t>
      </w:r>
      <w:r w:rsidR="002512D7">
        <w:rPr>
          <w:sz w:val="24"/>
          <w:szCs w:val="24"/>
        </w:rPr>
        <w:t>chooses to offer an alliance to clan B which, because it is in its interest, accepts the deal. These two alliances are reflected on figure 3 by the two steep increases of the AB and BC relations. During the next dozen of turns each clan expand in the map to colonize the available mining spots. Because the total amount of resources is too low to satisfy three clans some of the clans have no choice but to attack other clans in order to secure new mining spots, this drives clan C to attack clan A twice in a row around turn fifteen. We can see in figure 3 how this dramatically impact</w:t>
      </w:r>
      <w:r w:rsidR="006A340E">
        <w:rPr>
          <w:sz w:val="24"/>
          <w:szCs w:val="24"/>
        </w:rPr>
        <w:t>s</w:t>
      </w:r>
      <w:r w:rsidR="002512D7">
        <w:rPr>
          <w:sz w:val="24"/>
          <w:szCs w:val="24"/>
        </w:rPr>
        <w:t xml:space="preserve"> the AC rel</w:t>
      </w:r>
      <w:r w:rsidR="006A340E">
        <w:rPr>
          <w:sz w:val="24"/>
          <w:szCs w:val="24"/>
        </w:rPr>
        <w:t xml:space="preserve">ation. It also has a smaller impact on the BC relation </w:t>
      </w:r>
      <w:r w:rsidR="006A340E">
        <w:rPr>
          <w:sz w:val="24"/>
          <w:szCs w:val="24"/>
        </w:rPr>
        <w:lastRenderedPageBreak/>
        <w:t>because B is allied to A and B therefore frowns upon C for attacking B. These smaller impacts are directly compensated by bribes from clan C to clan B. It is indeed in clan C’s interest to avoid making clan B an enemy and engage in a two versus one fight. The same patterns of attack are repeated by clan A against clan C, leading to more battles and finally the death of clan A.</w:t>
      </w:r>
      <w:r w:rsidR="000B2C55">
        <w:rPr>
          <w:sz w:val="24"/>
          <w:szCs w:val="24"/>
        </w:rPr>
        <w:br/>
      </w:r>
    </w:p>
    <w:p w:rsidR="00D658C7" w:rsidRPr="00270365" w:rsidRDefault="00D658C7" w:rsidP="00D658C7">
      <w:pPr>
        <w:jc w:val="center"/>
        <w:rPr>
          <w:b/>
          <w:sz w:val="24"/>
          <w:szCs w:val="24"/>
        </w:rPr>
      </w:pPr>
      <w:r w:rsidRPr="00270365">
        <w:rPr>
          <w:noProof/>
          <w:sz w:val="24"/>
          <w:szCs w:val="24"/>
        </w:rPr>
        <w:drawing>
          <wp:inline distT="0" distB="0" distL="0" distR="0">
            <wp:extent cx="5857874" cy="3524250"/>
            <wp:effectExtent l="19050" t="0" r="9526" b="0"/>
            <wp:docPr id="1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sz w:val="24"/>
          <w:szCs w:val="24"/>
        </w:rPr>
        <w:br/>
      </w:r>
      <w:r>
        <w:rPr>
          <w:b/>
          <w:sz w:val="24"/>
          <w:szCs w:val="24"/>
        </w:rPr>
        <w:t xml:space="preserve">Figure 3. Relations </w:t>
      </w:r>
      <w:r w:rsidR="00907ABA">
        <w:rPr>
          <w:b/>
          <w:sz w:val="24"/>
          <w:szCs w:val="24"/>
        </w:rPr>
        <w:t xml:space="preserve">variations </w:t>
      </w:r>
      <w:r>
        <w:rPr>
          <w:b/>
          <w:sz w:val="24"/>
          <w:szCs w:val="24"/>
        </w:rPr>
        <w:t>with three clans.</w:t>
      </w:r>
    </w:p>
    <w:p w:rsidR="005D67AB" w:rsidRPr="00270365" w:rsidRDefault="005D67AB" w:rsidP="00270365">
      <w:pPr>
        <w:rPr>
          <w:sz w:val="24"/>
          <w:szCs w:val="24"/>
        </w:rPr>
      </w:pPr>
    </w:p>
    <w:p w:rsidR="00AE7306" w:rsidRDefault="005D67AB" w:rsidP="00F642D3">
      <w:pPr>
        <w:jc w:val="center"/>
        <w:rPr>
          <w:b/>
          <w:sz w:val="24"/>
          <w:szCs w:val="24"/>
        </w:rPr>
      </w:pPr>
      <w:r w:rsidRPr="005D67AB">
        <w:rPr>
          <w:noProof/>
          <w:sz w:val="24"/>
          <w:szCs w:val="24"/>
        </w:rPr>
        <w:lastRenderedPageBreak/>
        <w:drawing>
          <wp:inline distT="0" distB="0" distL="0" distR="0">
            <wp:extent cx="5838825" cy="3552825"/>
            <wp:effectExtent l="19050" t="0" r="9525" b="0"/>
            <wp:docPr id="11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F642D3">
        <w:rPr>
          <w:sz w:val="24"/>
          <w:szCs w:val="24"/>
        </w:rPr>
        <w:br/>
      </w:r>
      <w:r w:rsidR="00D658C7">
        <w:rPr>
          <w:b/>
          <w:sz w:val="24"/>
          <w:szCs w:val="24"/>
        </w:rPr>
        <w:t>Figure 4</w:t>
      </w:r>
      <w:r w:rsidR="00F642D3">
        <w:rPr>
          <w:b/>
          <w:sz w:val="24"/>
          <w:szCs w:val="24"/>
        </w:rPr>
        <w:t>. Temp</w:t>
      </w:r>
      <w:r w:rsidR="00270365">
        <w:rPr>
          <w:b/>
          <w:sz w:val="24"/>
          <w:szCs w:val="24"/>
        </w:rPr>
        <w:t>ers variations with three clans.</w:t>
      </w:r>
    </w:p>
    <w:p w:rsidR="00BB40DB" w:rsidRDefault="00BB40DB" w:rsidP="006A340E">
      <w:pPr>
        <w:rPr>
          <w:sz w:val="24"/>
          <w:szCs w:val="24"/>
        </w:rPr>
      </w:pPr>
    </w:p>
    <w:p w:rsidR="0060063A" w:rsidRDefault="00612803" w:rsidP="0060063A">
      <w:pPr>
        <w:rPr>
          <w:sz w:val="24"/>
          <w:szCs w:val="24"/>
        </w:rPr>
      </w:pPr>
      <w:r>
        <w:rPr>
          <w:sz w:val="24"/>
          <w:szCs w:val="24"/>
        </w:rPr>
        <w:t>Figures 5 and 6</w:t>
      </w:r>
      <w:r w:rsidR="00BB40DB">
        <w:rPr>
          <w:sz w:val="24"/>
          <w:szCs w:val="24"/>
        </w:rPr>
        <w:t xml:space="preserve"> represent the evolution</w:t>
      </w:r>
      <w:r w:rsidR="00BB40DB" w:rsidRPr="00C67F50">
        <w:rPr>
          <w:sz w:val="24"/>
          <w:szCs w:val="24"/>
        </w:rPr>
        <w:t xml:space="preserve"> </w:t>
      </w:r>
      <w:r w:rsidR="00BB40DB">
        <w:rPr>
          <w:sz w:val="24"/>
          <w:szCs w:val="24"/>
        </w:rPr>
        <w:t>over time of relations and</w:t>
      </w:r>
      <w:r w:rsidR="00BB40DB" w:rsidRPr="00D658C7">
        <w:rPr>
          <w:sz w:val="24"/>
          <w:szCs w:val="24"/>
        </w:rPr>
        <w:t xml:space="preserve"> </w:t>
      </w:r>
      <w:r w:rsidR="00BB40DB">
        <w:rPr>
          <w:sz w:val="24"/>
          <w:szCs w:val="24"/>
        </w:rPr>
        <w:t>tempers for five</w:t>
      </w:r>
      <w:r>
        <w:rPr>
          <w:sz w:val="24"/>
          <w:szCs w:val="24"/>
        </w:rPr>
        <w:t xml:space="preserve"> clans; figure 7 and 8 represent the evolution of the tempers with seven and ten </w:t>
      </w:r>
      <w:r w:rsidR="0060063A">
        <w:rPr>
          <w:sz w:val="24"/>
          <w:szCs w:val="24"/>
        </w:rPr>
        <w:t>clans;</w:t>
      </w:r>
      <w:r>
        <w:rPr>
          <w:sz w:val="24"/>
          <w:szCs w:val="24"/>
        </w:rPr>
        <w:t xml:space="preserve"> we </w:t>
      </w:r>
      <w:r w:rsidR="0060063A">
        <w:rPr>
          <w:sz w:val="24"/>
          <w:szCs w:val="24"/>
        </w:rPr>
        <w:t xml:space="preserve">omitted the </w:t>
      </w:r>
      <w:r>
        <w:rPr>
          <w:sz w:val="24"/>
          <w:szCs w:val="24"/>
        </w:rPr>
        <w:t>graphs representing the relations for these last two runs because they are too complex to be of any use.</w:t>
      </w:r>
    </w:p>
    <w:p w:rsidR="006A340E" w:rsidRPr="006A340E" w:rsidRDefault="0060063A" w:rsidP="0060063A">
      <w:pPr>
        <w:rPr>
          <w:sz w:val="24"/>
          <w:szCs w:val="24"/>
        </w:rPr>
      </w:pPr>
      <w:r>
        <w:rPr>
          <w:sz w:val="24"/>
          <w:szCs w:val="24"/>
        </w:rPr>
        <w:t>As explained in section 5.1 these graphs cannot serve as a scientific proof of our model’s behavior in the sense that they do not represent a meaningful statistical guarantee</w:t>
      </w:r>
      <w:r w:rsidR="00282C49">
        <w:rPr>
          <w:sz w:val="24"/>
          <w:szCs w:val="24"/>
        </w:rPr>
        <w:t xml:space="preserve"> of the model’s behavior; they do however demonstrate what the model can do. From these graphs (Figure 3 to 8) we globally observe an invariance of the small-scale patterns which correspond to the game events and an increase in complexity of the high-level patterns. This last variation is </w:t>
      </w:r>
      <w:r w:rsidR="00ED3F42">
        <w:rPr>
          <w:sz w:val="24"/>
          <w:szCs w:val="24"/>
        </w:rPr>
        <w:t xml:space="preserve">a natural consequence of the model’s ability to support emergence, and, at the game semantics level, corresponds to what one would naturally expect in a real-world scenario: The more agents there is, the more complex the plot </w:t>
      </w:r>
      <w:r w:rsidR="00371A0A">
        <w:rPr>
          <w:sz w:val="24"/>
          <w:szCs w:val="24"/>
        </w:rPr>
        <w:t xml:space="preserve">tend to </w:t>
      </w:r>
      <w:r w:rsidR="00ED3F42">
        <w:rPr>
          <w:sz w:val="24"/>
          <w:szCs w:val="24"/>
        </w:rPr>
        <w:t>be.</w:t>
      </w:r>
      <w:r w:rsidR="009F6890">
        <w:rPr>
          <w:sz w:val="24"/>
          <w:szCs w:val="24"/>
        </w:rPr>
        <w:t xml:space="preserve"> Our model is therefore capable of supporting increasing levels of emergent behavior without </w:t>
      </w:r>
      <w:r w:rsidR="00B73749">
        <w:rPr>
          <w:sz w:val="24"/>
          <w:szCs w:val="24"/>
        </w:rPr>
        <w:t>losing its consistency.</w:t>
      </w:r>
      <w:r w:rsidR="006C4E80">
        <w:rPr>
          <w:sz w:val="24"/>
          <w:szCs w:val="24"/>
        </w:rPr>
        <w:br/>
      </w:r>
    </w:p>
    <w:p w:rsidR="00BB40DB" w:rsidRPr="00270365" w:rsidRDefault="00CC14B9" w:rsidP="00BB40DB">
      <w:pPr>
        <w:jc w:val="center"/>
        <w:rPr>
          <w:b/>
          <w:sz w:val="24"/>
          <w:szCs w:val="24"/>
        </w:rPr>
      </w:pPr>
      <w:r w:rsidRPr="00CC14B9">
        <w:rPr>
          <w:noProof/>
          <w:sz w:val="24"/>
          <w:szCs w:val="24"/>
        </w:rPr>
        <w:lastRenderedPageBreak/>
        <w:drawing>
          <wp:inline distT="0" distB="0" distL="0" distR="0">
            <wp:extent cx="5838825" cy="3476625"/>
            <wp:effectExtent l="19050" t="0" r="9525" b="0"/>
            <wp:docPr id="129"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BB40DB">
        <w:rPr>
          <w:sz w:val="24"/>
          <w:szCs w:val="24"/>
        </w:rPr>
        <w:br/>
      </w:r>
      <w:r w:rsidR="00BB40DB">
        <w:rPr>
          <w:b/>
          <w:sz w:val="24"/>
          <w:szCs w:val="24"/>
        </w:rPr>
        <w:t xml:space="preserve">Figure 5. Relations </w:t>
      </w:r>
      <w:r w:rsidR="00A4258B">
        <w:rPr>
          <w:b/>
          <w:sz w:val="24"/>
          <w:szCs w:val="24"/>
        </w:rPr>
        <w:t xml:space="preserve">variations </w:t>
      </w:r>
      <w:r w:rsidR="00BB40DB">
        <w:rPr>
          <w:b/>
          <w:sz w:val="24"/>
          <w:szCs w:val="24"/>
        </w:rPr>
        <w:t>with five clans.</w:t>
      </w:r>
    </w:p>
    <w:p w:rsidR="00BB40DB" w:rsidRPr="00270365" w:rsidRDefault="00BB40DB" w:rsidP="00BB40DB">
      <w:pPr>
        <w:rPr>
          <w:sz w:val="24"/>
          <w:szCs w:val="24"/>
        </w:rPr>
      </w:pPr>
    </w:p>
    <w:p w:rsidR="00BB40DB" w:rsidRDefault="00A4258B" w:rsidP="00BB40DB">
      <w:pPr>
        <w:jc w:val="center"/>
        <w:rPr>
          <w:b/>
          <w:sz w:val="24"/>
          <w:szCs w:val="24"/>
        </w:rPr>
      </w:pPr>
      <w:r w:rsidRPr="00A4258B">
        <w:rPr>
          <w:noProof/>
          <w:sz w:val="24"/>
          <w:szCs w:val="24"/>
        </w:rPr>
        <w:drawing>
          <wp:inline distT="0" distB="0" distL="0" distR="0">
            <wp:extent cx="5848349" cy="3476626"/>
            <wp:effectExtent l="19050" t="0" r="19051" b="9524"/>
            <wp:docPr id="1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BB40DB">
        <w:rPr>
          <w:sz w:val="24"/>
          <w:szCs w:val="24"/>
        </w:rPr>
        <w:br/>
      </w:r>
      <w:r w:rsidR="00BB40DB">
        <w:rPr>
          <w:b/>
          <w:sz w:val="24"/>
          <w:szCs w:val="24"/>
        </w:rPr>
        <w:t>Figure 6. Tempers variations with five clans.</w:t>
      </w:r>
    </w:p>
    <w:p w:rsidR="00612803" w:rsidRDefault="00BD1446" w:rsidP="00612803">
      <w:pPr>
        <w:jc w:val="center"/>
        <w:rPr>
          <w:b/>
          <w:sz w:val="24"/>
          <w:szCs w:val="24"/>
        </w:rPr>
      </w:pPr>
      <w:r w:rsidRPr="00BD1446">
        <w:rPr>
          <w:noProof/>
          <w:sz w:val="24"/>
          <w:szCs w:val="24"/>
        </w:rPr>
        <w:lastRenderedPageBreak/>
        <w:drawing>
          <wp:inline distT="0" distB="0" distL="0" distR="0">
            <wp:extent cx="5838825" cy="3543300"/>
            <wp:effectExtent l="19050" t="0" r="9525" b="0"/>
            <wp:docPr id="1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612803">
        <w:rPr>
          <w:sz w:val="24"/>
          <w:szCs w:val="24"/>
        </w:rPr>
        <w:br/>
      </w:r>
      <w:r w:rsidR="00612803">
        <w:rPr>
          <w:b/>
          <w:sz w:val="24"/>
          <w:szCs w:val="24"/>
        </w:rPr>
        <w:t>Figure 7. Tempers variations with seven clans.</w:t>
      </w:r>
    </w:p>
    <w:p w:rsidR="00612803" w:rsidRDefault="00BD1446" w:rsidP="00BD1446">
      <w:pPr>
        <w:jc w:val="center"/>
        <w:rPr>
          <w:b/>
          <w:sz w:val="24"/>
          <w:szCs w:val="24"/>
        </w:rPr>
      </w:pPr>
      <w:r w:rsidRPr="00BD1446">
        <w:rPr>
          <w:noProof/>
          <w:sz w:val="24"/>
          <w:szCs w:val="24"/>
        </w:rPr>
        <w:drawing>
          <wp:inline distT="0" distB="0" distL="0" distR="0">
            <wp:extent cx="5924550" cy="3543300"/>
            <wp:effectExtent l="19050" t="0" r="19050" b="0"/>
            <wp:docPr id="128"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b/>
          <w:sz w:val="24"/>
          <w:szCs w:val="24"/>
        </w:rPr>
        <w:br/>
      </w:r>
      <w:r w:rsidR="00612803">
        <w:rPr>
          <w:b/>
          <w:sz w:val="24"/>
          <w:szCs w:val="24"/>
        </w:rPr>
        <w:t>Figure 8. Tempers variations with ten clans.</w:t>
      </w:r>
    </w:p>
    <w:p w:rsidR="00612803" w:rsidRPr="006A340E" w:rsidRDefault="00612803" w:rsidP="006A340E">
      <w:pPr>
        <w:rPr>
          <w:sz w:val="24"/>
          <w:szCs w:val="24"/>
        </w:rPr>
      </w:pPr>
    </w:p>
    <w:p w:rsidR="00E00422" w:rsidRPr="00E00422" w:rsidRDefault="00E00422" w:rsidP="00704D6C">
      <w:pPr>
        <w:rPr>
          <w:b/>
          <w:sz w:val="24"/>
          <w:szCs w:val="24"/>
        </w:rPr>
      </w:pPr>
      <w:r w:rsidRPr="00E00422">
        <w:rPr>
          <w:b/>
          <w:sz w:val="24"/>
          <w:szCs w:val="24"/>
        </w:rPr>
        <w:lastRenderedPageBreak/>
        <w:t>5.2.2.</w:t>
      </w:r>
      <w:r w:rsidRPr="00E00422">
        <w:rPr>
          <w:b/>
          <w:sz w:val="24"/>
          <w:szCs w:val="24"/>
        </w:rPr>
        <w:tab/>
        <w:t>Varying the amount of resources</w:t>
      </w:r>
    </w:p>
    <w:p w:rsidR="00E00422" w:rsidRDefault="00FE5617" w:rsidP="00704D6C">
      <w:pPr>
        <w:rPr>
          <w:sz w:val="24"/>
          <w:szCs w:val="24"/>
        </w:rPr>
      </w:pPr>
      <w:r>
        <w:rPr>
          <w:sz w:val="24"/>
          <w:szCs w:val="24"/>
        </w:rPr>
        <w:t xml:space="preserve">In this section we examine the impact </w:t>
      </w:r>
      <w:r w:rsidR="00A374D8">
        <w:rPr>
          <w:sz w:val="24"/>
          <w:szCs w:val="24"/>
        </w:rPr>
        <w:t>of varying the amount of resources available on the terrain. The parameters we use are presented in table 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1980"/>
        <w:gridCol w:w="2250"/>
        <w:gridCol w:w="2340"/>
      </w:tblGrid>
      <w:tr w:rsidR="00B040FC" w:rsidRPr="00E26A1C" w:rsidTr="00B040FC">
        <w:trPr>
          <w:trHeight w:val="377"/>
        </w:trPr>
        <w:tc>
          <w:tcPr>
            <w:tcW w:w="2448" w:type="dxa"/>
            <w:shd w:val="clear" w:color="auto" w:fill="A6A6A6"/>
          </w:tcPr>
          <w:p w:rsidR="00B040FC" w:rsidRPr="00E26A1C" w:rsidRDefault="00B040FC" w:rsidP="003053C9">
            <w:pPr>
              <w:jc w:val="center"/>
              <w:rPr>
                <w:b/>
                <w:sz w:val="24"/>
                <w:szCs w:val="24"/>
              </w:rPr>
            </w:pPr>
            <w:r>
              <w:rPr>
                <w:b/>
                <w:sz w:val="24"/>
                <w:szCs w:val="24"/>
              </w:rPr>
              <w:t>Runs</w:t>
            </w:r>
          </w:p>
        </w:tc>
        <w:tc>
          <w:tcPr>
            <w:tcW w:w="1980" w:type="dxa"/>
            <w:shd w:val="clear" w:color="auto" w:fill="A6A6A6"/>
          </w:tcPr>
          <w:p w:rsidR="00B040FC" w:rsidRPr="00E26A1C" w:rsidRDefault="00B040FC" w:rsidP="003053C9">
            <w:pPr>
              <w:tabs>
                <w:tab w:val="left" w:pos="664"/>
                <w:tab w:val="center" w:pos="3771"/>
              </w:tabs>
              <w:jc w:val="center"/>
              <w:rPr>
                <w:b/>
                <w:sz w:val="24"/>
                <w:szCs w:val="24"/>
              </w:rPr>
            </w:pPr>
            <w:r>
              <w:rPr>
                <w:b/>
                <w:sz w:val="24"/>
                <w:szCs w:val="24"/>
              </w:rPr>
              <w:t>Number of clans</w:t>
            </w:r>
          </w:p>
        </w:tc>
        <w:tc>
          <w:tcPr>
            <w:tcW w:w="2250" w:type="dxa"/>
            <w:shd w:val="clear" w:color="auto" w:fill="A6A6A6"/>
          </w:tcPr>
          <w:p w:rsidR="00B040FC" w:rsidRPr="00AE7306" w:rsidRDefault="00B040FC" w:rsidP="003053C9">
            <w:pPr>
              <w:tabs>
                <w:tab w:val="left" w:pos="664"/>
                <w:tab w:val="center" w:pos="3771"/>
              </w:tabs>
              <w:jc w:val="center"/>
              <w:rPr>
                <w:b/>
                <w:sz w:val="24"/>
                <w:szCs w:val="24"/>
              </w:rPr>
            </w:pPr>
            <w:r w:rsidRPr="00AE7306">
              <w:rPr>
                <w:b/>
                <w:sz w:val="24"/>
                <w:szCs w:val="24"/>
              </w:rPr>
              <w:t>Resources</w:t>
            </w:r>
          </w:p>
        </w:tc>
        <w:tc>
          <w:tcPr>
            <w:tcW w:w="2340" w:type="dxa"/>
            <w:shd w:val="clear" w:color="auto" w:fill="A6A6A6"/>
          </w:tcPr>
          <w:p w:rsidR="00B040FC" w:rsidRPr="00AE7306" w:rsidRDefault="00B040FC" w:rsidP="003053C9">
            <w:pPr>
              <w:tabs>
                <w:tab w:val="left" w:pos="664"/>
                <w:tab w:val="center" w:pos="3771"/>
              </w:tabs>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A374D8">
            <w:pPr>
              <w:rPr>
                <w:sz w:val="24"/>
                <w:szCs w:val="24"/>
              </w:rPr>
            </w:pPr>
            <w:r>
              <w:rPr>
                <w:sz w:val="24"/>
                <w:szCs w:val="24"/>
              </w:rPr>
              <w:t>Run A: figures 9 &amp; 10</w:t>
            </w:r>
          </w:p>
        </w:tc>
        <w:tc>
          <w:tcPr>
            <w:tcW w:w="1980" w:type="dxa"/>
          </w:tcPr>
          <w:p w:rsidR="00B040FC" w:rsidRPr="00E26A1C" w:rsidRDefault="00B040FC" w:rsidP="003053C9">
            <w:pPr>
              <w:jc w:val="center"/>
              <w:rPr>
                <w:sz w:val="24"/>
                <w:szCs w:val="24"/>
              </w:rPr>
            </w:pPr>
            <w:r>
              <w:rPr>
                <w:sz w:val="24"/>
                <w:szCs w:val="24"/>
              </w:rPr>
              <w:t>5</w:t>
            </w:r>
          </w:p>
        </w:tc>
        <w:tc>
          <w:tcPr>
            <w:tcW w:w="2250" w:type="dxa"/>
          </w:tcPr>
          <w:p w:rsidR="00B040FC" w:rsidRPr="00E26A1C" w:rsidRDefault="00B040FC" w:rsidP="003053C9">
            <w:pPr>
              <w:jc w:val="center"/>
              <w:rPr>
                <w:sz w:val="24"/>
                <w:szCs w:val="24"/>
              </w:rPr>
            </w:pPr>
            <w:r>
              <w:rPr>
                <w:sz w:val="24"/>
                <w:szCs w:val="24"/>
              </w:rPr>
              <w:t>Scarce</w:t>
            </w:r>
          </w:p>
        </w:tc>
        <w:tc>
          <w:tcPr>
            <w:tcW w:w="2340" w:type="dxa"/>
          </w:tcPr>
          <w:p w:rsidR="00B040FC" w:rsidRPr="00E26A1C" w:rsidRDefault="00B040FC" w:rsidP="003053C9">
            <w:pPr>
              <w:jc w:val="center"/>
              <w:rPr>
                <w:sz w:val="24"/>
                <w:szCs w:val="24"/>
              </w:rPr>
            </w:pPr>
            <w:r>
              <w:rPr>
                <w:sz w:val="24"/>
                <w:szCs w:val="24"/>
              </w:rPr>
              <w:t>Normal</w:t>
            </w:r>
          </w:p>
        </w:tc>
      </w:tr>
      <w:tr w:rsidR="00B040FC" w:rsidRPr="00E26A1C" w:rsidTr="00B040FC">
        <w:tc>
          <w:tcPr>
            <w:tcW w:w="2448" w:type="dxa"/>
          </w:tcPr>
          <w:p w:rsidR="00B040FC" w:rsidRPr="00E26A1C" w:rsidRDefault="00B040FC" w:rsidP="00A374D8">
            <w:pPr>
              <w:rPr>
                <w:sz w:val="24"/>
                <w:szCs w:val="24"/>
              </w:rPr>
            </w:pPr>
            <w:r>
              <w:rPr>
                <w:sz w:val="24"/>
                <w:szCs w:val="24"/>
              </w:rPr>
              <w:t>Run B: figures 11 &amp; 12</w:t>
            </w:r>
          </w:p>
        </w:tc>
        <w:tc>
          <w:tcPr>
            <w:tcW w:w="1980" w:type="dxa"/>
          </w:tcPr>
          <w:p w:rsidR="00B040FC" w:rsidRPr="00E26A1C" w:rsidRDefault="00B040FC" w:rsidP="003053C9">
            <w:pPr>
              <w:jc w:val="center"/>
              <w:rPr>
                <w:sz w:val="24"/>
                <w:szCs w:val="24"/>
              </w:rPr>
            </w:pPr>
            <w:r>
              <w:rPr>
                <w:sz w:val="24"/>
                <w:szCs w:val="24"/>
              </w:rPr>
              <w:t>5</w:t>
            </w:r>
          </w:p>
        </w:tc>
        <w:tc>
          <w:tcPr>
            <w:tcW w:w="2250" w:type="dxa"/>
          </w:tcPr>
          <w:p w:rsidR="00B040FC" w:rsidRPr="00E26A1C" w:rsidRDefault="00B040FC" w:rsidP="003053C9">
            <w:pPr>
              <w:jc w:val="center"/>
              <w:rPr>
                <w:sz w:val="24"/>
                <w:szCs w:val="24"/>
              </w:rPr>
            </w:pPr>
            <w:r>
              <w:rPr>
                <w:sz w:val="24"/>
                <w:szCs w:val="24"/>
              </w:rPr>
              <w:t>Normal</w:t>
            </w:r>
          </w:p>
        </w:tc>
        <w:tc>
          <w:tcPr>
            <w:tcW w:w="2340" w:type="dxa"/>
          </w:tcPr>
          <w:p w:rsidR="00B040FC" w:rsidRPr="00E26A1C" w:rsidRDefault="00B040FC" w:rsidP="003053C9">
            <w:pPr>
              <w:jc w:val="center"/>
              <w:rPr>
                <w:sz w:val="24"/>
                <w:szCs w:val="24"/>
              </w:rPr>
            </w:pPr>
            <w:r>
              <w:rPr>
                <w:sz w:val="24"/>
                <w:szCs w:val="24"/>
              </w:rPr>
              <w:t>Normal</w:t>
            </w:r>
          </w:p>
        </w:tc>
      </w:tr>
      <w:tr w:rsidR="00B040FC" w:rsidRPr="00E26A1C" w:rsidTr="00B040FC">
        <w:tc>
          <w:tcPr>
            <w:tcW w:w="2448" w:type="dxa"/>
          </w:tcPr>
          <w:p w:rsidR="00B040FC" w:rsidRPr="00E26A1C" w:rsidRDefault="00B040FC" w:rsidP="00A374D8">
            <w:pPr>
              <w:rPr>
                <w:sz w:val="24"/>
                <w:szCs w:val="24"/>
              </w:rPr>
            </w:pPr>
            <w:r>
              <w:rPr>
                <w:sz w:val="24"/>
                <w:szCs w:val="24"/>
              </w:rPr>
              <w:t>Run C: figures 13 &amp; 14</w:t>
            </w:r>
          </w:p>
        </w:tc>
        <w:tc>
          <w:tcPr>
            <w:tcW w:w="1980" w:type="dxa"/>
          </w:tcPr>
          <w:p w:rsidR="00B040FC" w:rsidRPr="00E26A1C" w:rsidRDefault="00B040FC" w:rsidP="003053C9">
            <w:pPr>
              <w:jc w:val="center"/>
              <w:rPr>
                <w:sz w:val="24"/>
                <w:szCs w:val="24"/>
              </w:rPr>
            </w:pPr>
            <w:r>
              <w:rPr>
                <w:sz w:val="24"/>
                <w:szCs w:val="24"/>
              </w:rPr>
              <w:t>5</w:t>
            </w:r>
          </w:p>
        </w:tc>
        <w:tc>
          <w:tcPr>
            <w:tcW w:w="2250" w:type="dxa"/>
          </w:tcPr>
          <w:p w:rsidR="00B040FC" w:rsidRPr="00E26A1C" w:rsidRDefault="00B040FC" w:rsidP="003053C9">
            <w:pPr>
              <w:jc w:val="center"/>
              <w:rPr>
                <w:sz w:val="24"/>
                <w:szCs w:val="24"/>
              </w:rPr>
            </w:pPr>
            <w:r>
              <w:rPr>
                <w:sz w:val="24"/>
                <w:szCs w:val="24"/>
              </w:rPr>
              <w:t>Abundant</w:t>
            </w:r>
          </w:p>
        </w:tc>
        <w:tc>
          <w:tcPr>
            <w:tcW w:w="2340" w:type="dxa"/>
          </w:tcPr>
          <w:p w:rsidR="00B040FC" w:rsidRPr="00E26A1C" w:rsidRDefault="00B040FC" w:rsidP="003053C9">
            <w:pPr>
              <w:jc w:val="center"/>
              <w:rPr>
                <w:sz w:val="24"/>
                <w:szCs w:val="24"/>
              </w:rPr>
            </w:pPr>
            <w:r>
              <w:rPr>
                <w:sz w:val="24"/>
                <w:szCs w:val="24"/>
              </w:rPr>
              <w:t>Normal</w:t>
            </w:r>
          </w:p>
        </w:tc>
      </w:tr>
    </w:tbl>
    <w:p w:rsidR="00A374D8" w:rsidRDefault="00A374D8" w:rsidP="00A374D8">
      <w:pPr>
        <w:jc w:val="center"/>
        <w:rPr>
          <w:b/>
          <w:sz w:val="24"/>
          <w:szCs w:val="24"/>
        </w:rPr>
      </w:pPr>
      <w:r>
        <w:rPr>
          <w:b/>
          <w:sz w:val="24"/>
          <w:szCs w:val="24"/>
        </w:rPr>
        <w:t>Table 3</w:t>
      </w:r>
      <w:r w:rsidRPr="009145FD">
        <w:rPr>
          <w:b/>
          <w:sz w:val="24"/>
          <w:szCs w:val="24"/>
        </w:rPr>
        <w:t>.</w:t>
      </w:r>
      <w:r>
        <w:rPr>
          <w:b/>
          <w:sz w:val="24"/>
          <w:szCs w:val="24"/>
        </w:rPr>
        <w:t xml:space="preserve"> Varying the amount of resources</w:t>
      </w:r>
    </w:p>
    <w:p w:rsidR="00E00422" w:rsidRDefault="00E00422" w:rsidP="00704D6C">
      <w:pPr>
        <w:rPr>
          <w:sz w:val="24"/>
          <w:szCs w:val="24"/>
        </w:rPr>
      </w:pPr>
    </w:p>
    <w:p w:rsidR="00F02842" w:rsidRPr="00270365" w:rsidRDefault="00F02842" w:rsidP="00F02842">
      <w:pPr>
        <w:jc w:val="center"/>
        <w:rPr>
          <w:b/>
          <w:sz w:val="24"/>
          <w:szCs w:val="24"/>
        </w:rPr>
      </w:pPr>
      <w:r w:rsidRPr="00F02842">
        <w:rPr>
          <w:noProof/>
          <w:sz w:val="24"/>
          <w:szCs w:val="24"/>
        </w:rPr>
        <w:drawing>
          <wp:inline distT="0" distB="0" distL="0" distR="0">
            <wp:extent cx="5886449" cy="3486151"/>
            <wp:effectExtent l="19050" t="0" r="19051" b="0"/>
            <wp:docPr id="1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sz w:val="24"/>
          <w:szCs w:val="24"/>
        </w:rPr>
        <w:br/>
      </w:r>
      <w:r>
        <w:rPr>
          <w:b/>
          <w:sz w:val="24"/>
          <w:szCs w:val="24"/>
        </w:rPr>
        <w:t>Figure 9. Relations variations with scarce resources.</w:t>
      </w:r>
    </w:p>
    <w:p w:rsidR="00F02842" w:rsidRPr="00270365" w:rsidRDefault="00F02842" w:rsidP="00F02842">
      <w:pPr>
        <w:rPr>
          <w:sz w:val="24"/>
          <w:szCs w:val="24"/>
        </w:rPr>
      </w:pPr>
    </w:p>
    <w:p w:rsidR="00F02842" w:rsidRDefault="00F02842" w:rsidP="00F02842">
      <w:pPr>
        <w:jc w:val="center"/>
        <w:rPr>
          <w:b/>
          <w:sz w:val="24"/>
          <w:szCs w:val="24"/>
        </w:rPr>
      </w:pPr>
      <w:r w:rsidRPr="00F02842">
        <w:rPr>
          <w:noProof/>
          <w:sz w:val="24"/>
          <w:szCs w:val="24"/>
        </w:rPr>
        <w:lastRenderedPageBreak/>
        <w:drawing>
          <wp:inline distT="0" distB="0" distL="0" distR="0">
            <wp:extent cx="5886450" cy="3486151"/>
            <wp:effectExtent l="19050" t="0" r="19050" b="0"/>
            <wp:docPr id="1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sz w:val="24"/>
          <w:szCs w:val="24"/>
        </w:rPr>
        <w:br/>
      </w:r>
      <w:r>
        <w:rPr>
          <w:b/>
          <w:sz w:val="24"/>
          <w:szCs w:val="24"/>
        </w:rPr>
        <w:t>Figure 10. Tempers variations with scarce resources.</w:t>
      </w:r>
    </w:p>
    <w:p w:rsidR="00F02842" w:rsidRPr="00270365" w:rsidRDefault="00F02842" w:rsidP="00F02842">
      <w:pPr>
        <w:jc w:val="center"/>
        <w:rPr>
          <w:b/>
          <w:sz w:val="24"/>
          <w:szCs w:val="24"/>
        </w:rPr>
      </w:pPr>
      <w:r w:rsidRPr="00F02842">
        <w:rPr>
          <w:noProof/>
          <w:sz w:val="24"/>
          <w:szCs w:val="24"/>
        </w:rPr>
        <w:drawing>
          <wp:inline distT="0" distB="0" distL="0" distR="0">
            <wp:extent cx="5838825" cy="3476625"/>
            <wp:effectExtent l="19050" t="0" r="9525" b="0"/>
            <wp:docPr id="1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sz w:val="24"/>
          <w:szCs w:val="24"/>
        </w:rPr>
        <w:br/>
      </w:r>
      <w:r>
        <w:rPr>
          <w:b/>
          <w:sz w:val="24"/>
          <w:szCs w:val="24"/>
        </w:rPr>
        <w:t>Figure 11. Relations variations with normal resources.</w:t>
      </w:r>
    </w:p>
    <w:p w:rsidR="00F02842" w:rsidRPr="00270365" w:rsidRDefault="00F02842" w:rsidP="00F02842">
      <w:pPr>
        <w:rPr>
          <w:sz w:val="24"/>
          <w:szCs w:val="24"/>
        </w:rPr>
      </w:pPr>
    </w:p>
    <w:p w:rsidR="00F02842" w:rsidRDefault="00F02842" w:rsidP="00F02842">
      <w:pPr>
        <w:jc w:val="center"/>
        <w:rPr>
          <w:b/>
          <w:sz w:val="24"/>
          <w:szCs w:val="24"/>
        </w:rPr>
      </w:pPr>
      <w:r w:rsidRPr="00F02842">
        <w:rPr>
          <w:noProof/>
          <w:sz w:val="24"/>
          <w:szCs w:val="24"/>
        </w:rPr>
        <w:lastRenderedPageBreak/>
        <w:drawing>
          <wp:inline distT="0" distB="0" distL="0" distR="0">
            <wp:extent cx="5848350" cy="3476625"/>
            <wp:effectExtent l="19050" t="0" r="19050" b="0"/>
            <wp:docPr id="1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sz w:val="24"/>
          <w:szCs w:val="24"/>
        </w:rPr>
        <w:br/>
      </w:r>
      <w:r>
        <w:rPr>
          <w:b/>
          <w:sz w:val="24"/>
          <w:szCs w:val="24"/>
        </w:rPr>
        <w:t>Figure 12. Tempers variations with normal resources.</w:t>
      </w:r>
    </w:p>
    <w:p w:rsidR="00F02842" w:rsidRPr="00270365" w:rsidRDefault="00F02842" w:rsidP="00F02842">
      <w:pPr>
        <w:jc w:val="center"/>
        <w:rPr>
          <w:b/>
          <w:sz w:val="24"/>
          <w:szCs w:val="24"/>
        </w:rPr>
      </w:pPr>
      <w:r w:rsidRPr="00F02842">
        <w:rPr>
          <w:noProof/>
          <w:sz w:val="24"/>
          <w:szCs w:val="24"/>
        </w:rPr>
        <w:drawing>
          <wp:inline distT="0" distB="0" distL="0" distR="0">
            <wp:extent cx="5905500" cy="3486150"/>
            <wp:effectExtent l="19050" t="0" r="19050" b="0"/>
            <wp:docPr id="1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sz w:val="24"/>
          <w:szCs w:val="24"/>
        </w:rPr>
        <w:br/>
      </w:r>
      <w:r>
        <w:rPr>
          <w:b/>
          <w:sz w:val="24"/>
          <w:szCs w:val="24"/>
        </w:rPr>
        <w:t>Figure 13. Relations variations with abundant resources.</w:t>
      </w:r>
    </w:p>
    <w:p w:rsidR="00F02842" w:rsidRPr="00270365" w:rsidRDefault="00F02842" w:rsidP="00F02842">
      <w:pPr>
        <w:rPr>
          <w:sz w:val="24"/>
          <w:szCs w:val="24"/>
        </w:rPr>
      </w:pPr>
    </w:p>
    <w:p w:rsidR="00F02842" w:rsidRDefault="00F02842" w:rsidP="00F02842">
      <w:pPr>
        <w:jc w:val="center"/>
        <w:rPr>
          <w:b/>
          <w:sz w:val="24"/>
          <w:szCs w:val="24"/>
        </w:rPr>
      </w:pPr>
      <w:r w:rsidRPr="00F02842">
        <w:rPr>
          <w:noProof/>
          <w:sz w:val="24"/>
          <w:szCs w:val="24"/>
        </w:rPr>
        <w:lastRenderedPageBreak/>
        <w:drawing>
          <wp:inline distT="0" distB="0" distL="0" distR="0">
            <wp:extent cx="5905500" cy="3486150"/>
            <wp:effectExtent l="19050" t="0" r="19050" b="0"/>
            <wp:docPr id="1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sz w:val="24"/>
          <w:szCs w:val="24"/>
        </w:rPr>
        <w:br/>
      </w:r>
      <w:r>
        <w:rPr>
          <w:b/>
          <w:sz w:val="24"/>
          <w:szCs w:val="24"/>
        </w:rPr>
        <w:t>Figure 14. Tempers variations with abundant resources.</w:t>
      </w:r>
    </w:p>
    <w:p w:rsidR="00E00422" w:rsidRDefault="00623C0A" w:rsidP="00704D6C">
      <w:pPr>
        <w:rPr>
          <w:sz w:val="24"/>
          <w:szCs w:val="24"/>
        </w:rPr>
      </w:pPr>
      <w:r>
        <w:rPr>
          <w:sz w:val="24"/>
          <w:szCs w:val="24"/>
        </w:rPr>
        <w:t xml:space="preserve">By comparing this set of results </w:t>
      </w:r>
      <w:r w:rsidR="008E5369">
        <w:rPr>
          <w:sz w:val="24"/>
          <w:szCs w:val="24"/>
        </w:rPr>
        <w:t xml:space="preserve">(Figures </w:t>
      </w:r>
      <w:r w:rsidR="004A2E2D">
        <w:rPr>
          <w:sz w:val="24"/>
          <w:szCs w:val="24"/>
        </w:rPr>
        <w:t>9 to 14</w:t>
      </w:r>
      <w:r w:rsidR="008E5369">
        <w:rPr>
          <w:sz w:val="24"/>
          <w:szCs w:val="24"/>
        </w:rPr>
        <w:t xml:space="preserve">) </w:t>
      </w:r>
      <w:r>
        <w:rPr>
          <w:sz w:val="24"/>
          <w:szCs w:val="24"/>
        </w:rPr>
        <w:t>we observe that the amount of resources available to the players has to effects on the patterns that emerge from the game: the playthrough is longer in terms of turns, and fights are more frequent</w:t>
      </w:r>
      <w:r w:rsidR="00FD6A7B">
        <w:rPr>
          <w:sz w:val="24"/>
          <w:szCs w:val="24"/>
        </w:rPr>
        <w:t xml:space="preserve"> and therefore tend to drive the tempers to high values faster. These variations can be attributed to the influence that resource availability has on the geographical repartition of the population.</w:t>
      </w:r>
      <w:r w:rsidR="00A9654B">
        <w:rPr>
          <w:sz w:val="24"/>
          <w:szCs w:val="24"/>
        </w:rPr>
        <w:t xml:space="preserve"> The more available mining points there are the more the population is divided in small groups to take advantage of these many points. Each mining point being a potential resource to fight over, the many small groups tend to clash more often.</w:t>
      </w:r>
      <w:r w:rsidR="00A9654B">
        <w:rPr>
          <w:sz w:val="24"/>
          <w:szCs w:val="24"/>
        </w:rPr>
        <w:br/>
      </w:r>
    </w:p>
    <w:p w:rsidR="00B040FC" w:rsidRDefault="00B040FC" w:rsidP="00704D6C">
      <w:pPr>
        <w:rPr>
          <w:sz w:val="24"/>
          <w:szCs w:val="24"/>
        </w:rPr>
      </w:pPr>
    </w:p>
    <w:p w:rsidR="00E00422" w:rsidRPr="00E00422" w:rsidRDefault="00E00422" w:rsidP="00704D6C">
      <w:pPr>
        <w:rPr>
          <w:b/>
          <w:sz w:val="24"/>
          <w:szCs w:val="24"/>
        </w:rPr>
      </w:pPr>
      <w:r w:rsidRPr="00E00422">
        <w:rPr>
          <w:b/>
          <w:sz w:val="24"/>
          <w:szCs w:val="24"/>
        </w:rPr>
        <w:t>5.2.</w:t>
      </w:r>
      <w:r w:rsidR="00B040FC">
        <w:rPr>
          <w:b/>
          <w:sz w:val="24"/>
          <w:szCs w:val="24"/>
        </w:rPr>
        <w:t>3</w:t>
      </w:r>
      <w:r w:rsidRPr="00E00422">
        <w:rPr>
          <w:b/>
          <w:sz w:val="24"/>
          <w:szCs w:val="24"/>
        </w:rPr>
        <w:t>.</w:t>
      </w:r>
      <w:r w:rsidRPr="00E00422">
        <w:rPr>
          <w:b/>
          <w:sz w:val="24"/>
          <w:szCs w:val="24"/>
        </w:rPr>
        <w:tab/>
        <w:t>Varying the events weights</w:t>
      </w:r>
    </w:p>
    <w:p w:rsidR="00B040FC" w:rsidRDefault="00B040FC" w:rsidP="00B040FC">
      <w:pPr>
        <w:rPr>
          <w:sz w:val="24"/>
          <w:szCs w:val="24"/>
        </w:rPr>
      </w:pPr>
      <w:r>
        <w:rPr>
          <w:sz w:val="24"/>
          <w:szCs w:val="24"/>
        </w:rPr>
        <w:t>In this section we examine the impact of varying the weights associated to event types. The parameters we use are presented in table 4.</w:t>
      </w:r>
      <w:r w:rsidR="00AB10B2">
        <w:rPr>
          <w:sz w:val="24"/>
          <w:szCs w:val="24"/>
        </w:rPr>
        <w:t xml:space="preserve"> We perform the variations by modifying the impact parameter of every event; for “Low” the</w:t>
      </w:r>
      <w:r w:rsidR="00680485">
        <w:rPr>
          <w:sz w:val="24"/>
          <w:szCs w:val="24"/>
        </w:rPr>
        <w:t xml:space="preserve"> normal</w:t>
      </w:r>
      <w:r w:rsidR="00AB10B2">
        <w:rPr>
          <w:sz w:val="24"/>
          <w:szCs w:val="24"/>
        </w:rPr>
        <w:t xml:space="preserve"> impact is divided by two whereas for “Exaggerated” the</w:t>
      </w:r>
      <w:r w:rsidR="00680485">
        <w:rPr>
          <w:sz w:val="24"/>
          <w:szCs w:val="24"/>
        </w:rPr>
        <w:t xml:space="preserve"> normal</w:t>
      </w:r>
      <w:r w:rsidR="00AB10B2">
        <w:rPr>
          <w:sz w:val="24"/>
          <w:szCs w:val="24"/>
        </w:rPr>
        <w:t xml:space="preserve"> impact is multiplied by two.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8"/>
        <w:gridCol w:w="2520"/>
        <w:gridCol w:w="1890"/>
        <w:gridCol w:w="2610"/>
      </w:tblGrid>
      <w:tr w:rsidR="00B040FC" w:rsidRPr="00E26A1C" w:rsidTr="00CF1A68">
        <w:trPr>
          <w:trHeight w:val="449"/>
        </w:trPr>
        <w:tc>
          <w:tcPr>
            <w:tcW w:w="2448" w:type="dxa"/>
            <w:shd w:val="clear" w:color="auto" w:fill="A6A6A6"/>
          </w:tcPr>
          <w:p w:rsidR="00B040FC" w:rsidRPr="00E26A1C" w:rsidRDefault="00B040FC" w:rsidP="003053C9">
            <w:pPr>
              <w:jc w:val="center"/>
              <w:rPr>
                <w:b/>
                <w:sz w:val="24"/>
                <w:szCs w:val="24"/>
              </w:rPr>
            </w:pPr>
            <w:r>
              <w:rPr>
                <w:b/>
                <w:sz w:val="24"/>
                <w:szCs w:val="24"/>
              </w:rPr>
              <w:t>Runs</w:t>
            </w:r>
          </w:p>
        </w:tc>
        <w:tc>
          <w:tcPr>
            <w:tcW w:w="2520" w:type="dxa"/>
            <w:shd w:val="clear" w:color="auto" w:fill="A6A6A6"/>
          </w:tcPr>
          <w:p w:rsidR="00B040FC" w:rsidRPr="00E26A1C" w:rsidRDefault="00B040FC" w:rsidP="003053C9">
            <w:pPr>
              <w:tabs>
                <w:tab w:val="left" w:pos="664"/>
                <w:tab w:val="center" w:pos="3771"/>
              </w:tabs>
              <w:jc w:val="center"/>
              <w:rPr>
                <w:b/>
                <w:sz w:val="24"/>
                <w:szCs w:val="24"/>
              </w:rPr>
            </w:pPr>
            <w:r>
              <w:rPr>
                <w:b/>
                <w:sz w:val="24"/>
                <w:szCs w:val="24"/>
              </w:rPr>
              <w:t>Number of clans</w:t>
            </w:r>
          </w:p>
        </w:tc>
        <w:tc>
          <w:tcPr>
            <w:tcW w:w="1890" w:type="dxa"/>
            <w:shd w:val="clear" w:color="auto" w:fill="A6A6A6"/>
          </w:tcPr>
          <w:p w:rsidR="00B040FC" w:rsidRPr="00AE7306" w:rsidRDefault="00B040FC" w:rsidP="003053C9">
            <w:pPr>
              <w:tabs>
                <w:tab w:val="left" w:pos="664"/>
                <w:tab w:val="center" w:pos="3771"/>
              </w:tabs>
              <w:jc w:val="center"/>
              <w:rPr>
                <w:b/>
                <w:sz w:val="24"/>
                <w:szCs w:val="24"/>
              </w:rPr>
            </w:pPr>
            <w:r w:rsidRPr="00AE7306">
              <w:rPr>
                <w:b/>
                <w:sz w:val="24"/>
                <w:szCs w:val="24"/>
              </w:rPr>
              <w:t>Resources</w:t>
            </w:r>
          </w:p>
        </w:tc>
        <w:tc>
          <w:tcPr>
            <w:tcW w:w="2610" w:type="dxa"/>
            <w:shd w:val="clear" w:color="auto" w:fill="A6A6A6"/>
          </w:tcPr>
          <w:p w:rsidR="00B040FC" w:rsidRPr="00AE7306" w:rsidRDefault="00B040FC" w:rsidP="003053C9">
            <w:pPr>
              <w:tabs>
                <w:tab w:val="left" w:pos="664"/>
                <w:tab w:val="center" w:pos="3771"/>
              </w:tabs>
              <w:jc w:val="center"/>
              <w:rPr>
                <w:b/>
                <w:sz w:val="24"/>
                <w:szCs w:val="24"/>
              </w:rPr>
            </w:pPr>
            <w:r w:rsidRPr="00AE7306">
              <w:rPr>
                <w:b/>
                <w:sz w:val="24"/>
                <w:szCs w:val="24"/>
              </w:rPr>
              <w:t>Event impacts</w:t>
            </w:r>
          </w:p>
        </w:tc>
      </w:tr>
      <w:tr w:rsidR="00B040FC" w:rsidRPr="00E26A1C" w:rsidTr="00B040FC">
        <w:tc>
          <w:tcPr>
            <w:tcW w:w="2448" w:type="dxa"/>
          </w:tcPr>
          <w:p w:rsidR="00B040FC" w:rsidRPr="00E26A1C" w:rsidRDefault="00B040FC" w:rsidP="000C2586">
            <w:pPr>
              <w:rPr>
                <w:sz w:val="24"/>
                <w:szCs w:val="24"/>
              </w:rPr>
            </w:pPr>
            <w:r>
              <w:rPr>
                <w:sz w:val="24"/>
                <w:szCs w:val="24"/>
              </w:rPr>
              <w:lastRenderedPageBreak/>
              <w:t xml:space="preserve">Run A: figures </w:t>
            </w:r>
            <w:r w:rsidR="000C2586">
              <w:rPr>
                <w:sz w:val="24"/>
                <w:szCs w:val="24"/>
              </w:rPr>
              <w:t>15</w:t>
            </w:r>
            <w:r>
              <w:rPr>
                <w:sz w:val="24"/>
                <w:szCs w:val="24"/>
              </w:rPr>
              <w:t xml:space="preserve"> &amp; 1</w:t>
            </w:r>
            <w:r w:rsidR="000C2586">
              <w:rPr>
                <w:sz w:val="24"/>
                <w:szCs w:val="24"/>
              </w:rPr>
              <w:t>6</w:t>
            </w:r>
          </w:p>
        </w:tc>
        <w:tc>
          <w:tcPr>
            <w:tcW w:w="2520" w:type="dxa"/>
          </w:tcPr>
          <w:p w:rsidR="00B040FC" w:rsidRPr="00E26A1C" w:rsidRDefault="00B040FC" w:rsidP="003053C9">
            <w:pPr>
              <w:jc w:val="center"/>
              <w:rPr>
                <w:sz w:val="24"/>
                <w:szCs w:val="24"/>
              </w:rPr>
            </w:pPr>
            <w:r>
              <w:rPr>
                <w:sz w:val="24"/>
                <w:szCs w:val="24"/>
              </w:rPr>
              <w:t>5</w:t>
            </w:r>
          </w:p>
        </w:tc>
        <w:tc>
          <w:tcPr>
            <w:tcW w:w="1890" w:type="dxa"/>
          </w:tcPr>
          <w:p w:rsidR="00B040FC" w:rsidRPr="00E26A1C" w:rsidRDefault="000C2586" w:rsidP="003053C9">
            <w:pPr>
              <w:jc w:val="center"/>
              <w:rPr>
                <w:sz w:val="24"/>
                <w:szCs w:val="24"/>
              </w:rPr>
            </w:pPr>
            <w:r>
              <w:rPr>
                <w:sz w:val="24"/>
                <w:szCs w:val="24"/>
              </w:rPr>
              <w:t>Normal</w:t>
            </w:r>
          </w:p>
        </w:tc>
        <w:tc>
          <w:tcPr>
            <w:tcW w:w="2610" w:type="dxa"/>
          </w:tcPr>
          <w:p w:rsidR="00B040FC" w:rsidRPr="00E26A1C" w:rsidRDefault="001C39D5" w:rsidP="003053C9">
            <w:pPr>
              <w:jc w:val="center"/>
              <w:rPr>
                <w:sz w:val="24"/>
                <w:szCs w:val="24"/>
              </w:rPr>
            </w:pPr>
            <w:r>
              <w:rPr>
                <w:sz w:val="24"/>
                <w:szCs w:val="24"/>
              </w:rPr>
              <w:t>Low</w:t>
            </w:r>
          </w:p>
        </w:tc>
      </w:tr>
      <w:tr w:rsidR="00B040FC" w:rsidRPr="00E26A1C" w:rsidTr="00B040FC">
        <w:tc>
          <w:tcPr>
            <w:tcW w:w="2448" w:type="dxa"/>
          </w:tcPr>
          <w:p w:rsidR="00B040FC" w:rsidRPr="00E26A1C" w:rsidRDefault="00B040FC" w:rsidP="000C2586">
            <w:pPr>
              <w:rPr>
                <w:sz w:val="24"/>
                <w:szCs w:val="24"/>
              </w:rPr>
            </w:pPr>
            <w:r>
              <w:rPr>
                <w:sz w:val="24"/>
                <w:szCs w:val="24"/>
              </w:rPr>
              <w:t>Run B: figures 1</w:t>
            </w:r>
            <w:r w:rsidR="000C2586">
              <w:rPr>
                <w:sz w:val="24"/>
                <w:szCs w:val="24"/>
              </w:rPr>
              <w:t>7</w:t>
            </w:r>
            <w:r>
              <w:rPr>
                <w:sz w:val="24"/>
                <w:szCs w:val="24"/>
              </w:rPr>
              <w:t xml:space="preserve"> &amp; 1</w:t>
            </w:r>
            <w:r w:rsidR="000C2586">
              <w:rPr>
                <w:sz w:val="24"/>
                <w:szCs w:val="24"/>
              </w:rPr>
              <w:t>8</w:t>
            </w:r>
          </w:p>
        </w:tc>
        <w:tc>
          <w:tcPr>
            <w:tcW w:w="2520" w:type="dxa"/>
          </w:tcPr>
          <w:p w:rsidR="00B040FC" w:rsidRPr="00E26A1C" w:rsidRDefault="00B040FC" w:rsidP="003053C9">
            <w:pPr>
              <w:jc w:val="center"/>
              <w:rPr>
                <w:sz w:val="24"/>
                <w:szCs w:val="24"/>
              </w:rPr>
            </w:pPr>
            <w:r>
              <w:rPr>
                <w:sz w:val="24"/>
                <w:szCs w:val="24"/>
              </w:rPr>
              <w:t>5</w:t>
            </w:r>
          </w:p>
        </w:tc>
        <w:tc>
          <w:tcPr>
            <w:tcW w:w="1890" w:type="dxa"/>
          </w:tcPr>
          <w:p w:rsidR="00B040FC" w:rsidRPr="00E26A1C" w:rsidRDefault="00B040FC" w:rsidP="003053C9">
            <w:pPr>
              <w:jc w:val="center"/>
              <w:rPr>
                <w:sz w:val="24"/>
                <w:szCs w:val="24"/>
              </w:rPr>
            </w:pPr>
            <w:r>
              <w:rPr>
                <w:sz w:val="24"/>
                <w:szCs w:val="24"/>
              </w:rPr>
              <w:t>Normal</w:t>
            </w:r>
          </w:p>
        </w:tc>
        <w:tc>
          <w:tcPr>
            <w:tcW w:w="2610" w:type="dxa"/>
          </w:tcPr>
          <w:p w:rsidR="00B040FC" w:rsidRPr="00E26A1C" w:rsidRDefault="00B040FC" w:rsidP="003053C9">
            <w:pPr>
              <w:jc w:val="center"/>
              <w:rPr>
                <w:sz w:val="24"/>
                <w:szCs w:val="24"/>
              </w:rPr>
            </w:pPr>
            <w:r>
              <w:rPr>
                <w:sz w:val="24"/>
                <w:szCs w:val="24"/>
              </w:rPr>
              <w:t>Normal</w:t>
            </w:r>
          </w:p>
        </w:tc>
      </w:tr>
      <w:tr w:rsidR="00B040FC" w:rsidRPr="00E26A1C" w:rsidTr="00B040FC">
        <w:tc>
          <w:tcPr>
            <w:tcW w:w="2448" w:type="dxa"/>
          </w:tcPr>
          <w:p w:rsidR="00B040FC" w:rsidRPr="00E26A1C" w:rsidRDefault="00B040FC" w:rsidP="000C2586">
            <w:pPr>
              <w:rPr>
                <w:sz w:val="24"/>
                <w:szCs w:val="24"/>
              </w:rPr>
            </w:pPr>
            <w:r>
              <w:rPr>
                <w:sz w:val="24"/>
                <w:szCs w:val="24"/>
              </w:rPr>
              <w:t>Run C: figures 1</w:t>
            </w:r>
            <w:r w:rsidR="000C2586">
              <w:rPr>
                <w:sz w:val="24"/>
                <w:szCs w:val="24"/>
              </w:rPr>
              <w:t>9</w:t>
            </w:r>
            <w:r>
              <w:rPr>
                <w:sz w:val="24"/>
                <w:szCs w:val="24"/>
              </w:rPr>
              <w:t xml:space="preserve"> &amp; </w:t>
            </w:r>
            <w:r w:rsidR="000C2586">
              <w:rPr>
                <w:sz w:val="24"/>
                <w:szCs w:val="24"/>
              </w:rPr>
              <w:t>20</w:t>
            </w:r>
          </w:p>
        </w:tc>
        <w:tc>
          <w:tcPr>
            <w:tcW w:w="2520" w:type="dxa"/>
          </w:tcPr>
          <w:p w:rsidR="00B040FC" w:rsidRPr="00E26A1C" w:rsidRDefault="00B040FC" w:rsidP="003053C9">
            <w:pPr>
              <w:jc w:val="center"/>
              <w:rPr>
                <w:sz w:val="24"/>
                <w:szCs w:val="24"/>
              </w:rPr>
            </w:pPr>
            <w:r>
              <w:rPr>
                <w:sz w:val="24"/>
                <w:szCs w:val="24"/>
              </w:rPr>
              <w:t>5</w:t>
            </w:r>
          </w:p>
        </w:tc>
        <w:tc>
          <w:tcPr>
            <w:tcW w:w="1890" w:type="dxa"/>
          </w:tcPr>
          <w:p w:rsidR="00B040FC" w:rsidRPr="00E26A1C" w:rsidRDefault="000C2586" w:rsidP="003053C9">
            <w:pPr>
              <w:jc w:val="center"/>
              <w:rPr>
                <w:sz w:val="24"/>
                <w:szCs w:val="24"/>
              </w:rPr>
            </w:pPr>
            <w:r>
              <w:rPr>
                <w:sz w:val="24"/>
                <w:szCs w:val="24"/>
              </w:rPr>
              <w:t>Normal</w:t>
            </w:r>
          </w:p>
        </w:tc>
        <w:tc>
          <w:tcPr>
            <w:tcW w:w="2610" w:type="dxa"/>
          </w:tcPr>
          <w:p w:rsidR="00B040FC" w:rsidRPr="00E26A1C" w:rsidRDefault="008E5369" w:rsidP="003053C9">
            <w:pPr>
              <w:jc w:val="center"/>
              <w:rPr>
                <w:sz w:val="24"/>
                <w:szCs w:val="24"/>
              </w:rPr>
            </w:pPr>
            <w:r>
              <w:rPr>
                <w:sz w:val="24"/>
                <w:szCs w:val="24"/>
              </w:rPr>
              <w:t>Exaggerated</w:t>
            </w:r>
          </w:p>
        </w:tc>
      </w:tr>
    </w:tbl>
    <w:p w:rsidR="00B040FC" w:rsidRDefault="00B040FC" w:rsidP="00B040FC">
      <w:pPr>
        <w:jc w:val="center"/>
        <w:rPr>
          <w:b/>
          <w:sz w:val="24"/>
          <w:szCs w:val="24"/>
        </w:rPr>
      </w:pPr>
      <w:r>
        <w:rPr>
          <w:b/>
          <w:sz w:val="24"/>
          <w:szCs w:val="24"/>
        </w:rPr>
        <w:t xml:space="preserve">Table </w:t>
      </w:r>
      <w:r w:rsidR="00CF1A68">
        <w:rPr>
          <w:b/>
          <w:sz w:val="24"/>
          <w:szCs w:val="24"/>
        </w:rPr>
        <w:t>4</w:t>
      </w:r>
      <w:r w:rsidRPr="009145FD">
        <w:rPr>
          <w:b/>
          <w:sz w:val="24"/>
          <w:szCs w:val="24"/>
        </w:rPr>
        <w:t>.</w:t>
      </w:r>
      <w:r>
        <w:rPr>
          <w:b/>
          <w:sz w:val="24"/>
          <w:szCs w:val="24"/>
        </w:rPr>
        <w:t xml:space="preserve"> Varying </w:t>
      </w:r>
      <w:r w:rsidR="00CF1A68">
        <w:rPr>
          <w:b/>
          <w:sz w:val="24"/>
          <w:szCs w:val="24"/>
        </w:rPr>
        <w:t>the event weights</w:t>
      </w:r>
    </w:p>
    <w:p w:rsidR="00E00422" w:rsidRDefault="00E00422" w:rsidP="00704D6C">
      <w:pPr>
        <w:rPr>
          <w:sz w:val="24"/>
          <w:szCs w:val="24"/>
        </w:rPr>
      </w:pPr>
    </w:p>
    <w:p w:rsidR="00AB10B2" w:rsidRPr="00270365" w:rsidRDefault="00D97675" w:rsidP="00AB10B2">
      <w:pPr>
        <w:jc w:val="center"/>
        <w:rPr>
          <w:b/>
          <w:sz w:val="24"/>
          <w:szCs w:val="24"/>
        </w:rPr>
      </w:pPr>
      <w:r w:rsidRPr="00D97675">
        <w:rPr>
          <w:noProof/>
          <w:sz w:val="24"/>
          <w:szCs w:val="24"/>
        </w:rPr>
        <w:drawing>
          <wp:inline distT="0" distB="0" distL="0" distR="0">
            <wp:extent cx="5819775" cy="352425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AB10B2">
        <w:rPr>
          <w:sz w:val="24"/>
          <w:szCs w:val="24"/>
        </w:rPr>
        <w:br/>
      </w:r>
      <w:r w:rsidR="00AB10B2">
        <w:rPr>
          <w:b/>
          <w:sz w:val="24"/>
          <w:szCs w:val="24"/>
        </w:rPr>
        <w:t xml:space="preserve">Figure 15. Relations variations low </w:t>
      </w:r>
      <w:r w:rsidR="00EF38A5">
        <w:rPr>
          <w:b/>
          <w:sz w:val="24"/>
          <w:szCs w:val="24"/>
        </w:rPr>
        <w:t>event impact</w:t>
      </w:r>
      <w:r w:rsidR="00AB10B2">
        <w:rPr>
          <w:b/>
          <w:sz w:val="24"/>
          <w:szCs w:val="24"/>
        </w:rPr>
        <w:t>.</w:t>
      </w:r>
    </w:p>
    <w:p w:rsidR="00AB10B2" w:rsidRPr="00270365" w:rsidRDefault="00AB10B2" w:rsidP="00AB10B2">
      <w:pPr>
        <w:rPr>
          <w:sz w:val="24"/>
          <w:szCs w:val="24"/>
        </w:rPr>
      </w:pPr>
    </w:p>
    <w:p w:rsidR="00AB10B2" w:rsidRDefault="00D97675" w:rsidP="00AB10B2">
      <w:pPr>
        <w:jc w:val="center"/>
        <w:rPr>
          <w:b/>
          <w:sz w:val="24"/>
          <w:szCs w:val="24"/>
        </w:rPr>
      </w:pPr>
      <w:r w:rsidRPr="00D97675">
        <w:rPr>
          <w:noProof/>
          <w:sz w:val="24"/>
          <w:szCs w:val="24"/>
        </w:rPr>
        <w:lastRenderedPageBreak/>
        <w:drawing>
          <wp:inline distT="0" distB="0" distL="0" distR="0">
            <wp:extent cx="5829300" cy="3543300"/>
            <wp:effectExtent l="19050" t="0" r="19050" b="0"/>
            <wp:docPr id="1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AB10B2">
        <w:rPr>
          <w:sz w:val="24"/>
          <w:szCs w:val="24"/>
        </w:rPr>
        <w:br/>
      </w:r>
      <w:r w:rsidR="00AB10B2">
        <w:rPr>
          <w:b/>
          <w:sz w:val="24"/>
          <w:szCs w:val="24"/>
        </w:rPr>
        <w:t>Figure 16. Tempers variations with low event impact.</w:t>
      </w:r>
    </w:p>
    <w:p w:rsidR="00AB10B2" w:rsidRPr="00270365" w:rsidRDefault="00AB10B2" w:rsidP="00AB10B2">
      <w:pPr>
        <w:jc w:val="center"/>
        <w:rPr>
          <w:b/>
          <w:sz w:val="24"/>
          <w:szCs w:val="24"/>
        </w:rPr>
      </w:pPr>
      <w:r w:rsidRPr="00F02842">
        <w:rPr>
          <w:noProof/>
          <w:sz w:val="24"/>
          <w:szCs w:val="24"/>
        </w:rPr>
        <w:drawing>
          <wp:inline distT="0" distB="0" distL="0" distR="0">
            <wp:extent cx="5838825" cy="3476625"/>
            <wp:effectExtent l="19050" t="0" r="9525" b="0"/>
            <wp:docPr id="1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sz w:val="24"/>
          <w:szCs w:val="24"/>
        </w:rPr>
        <w:br/>
      </w:r>
      <w:r>
        <w:rPr>
          <w:b/>
          <w:sz w:val="24"/>
          <w:szCs w:val="24"/>
        </w:rPr>
        <w:t>Figure 17. Relations variations with normal event impact.</w:t>
      </w:r>
    </w:p>
    <w:p w:rsidR="00AB10B2" w:rsidRPr="00270365" w:rsidRDefault="00AB10B2" w:rsidP="00AB10B2">
      <w:pPr>
        <w:rPr>
          <w:sz w:val="24"/>
          <w:szCs w:val="24"/>
        </w:rPr>
      </w:pPr>
    </w:p>
    <w:p w:rsidR="00AB10B2" w:rsidRDefault="00AB10B2" w:rsidP="00AB10B2">
      <w:pPr>
        <w:jc w:val="center"/>
        <w:rPr>
          <w:b/>
          <w:sz w:val="24"/>
          <w:szCs w:val="24"/>
        </w:rPr>
      </w:pPr>
      <w:r w:rsidRPr="00F02842">
        <w:rPr>
          <w:noProof/>
          <w:sz w:val="24"/>
          <w:szCs w:val="24"/>
        </w:rPr>
        <w:lastRenderedPageBreak/>
        <w:drawing>
          <wp:inline distT="0" distB="0" distL="0" distR="0">
            <wp:extent cx="5848350" cy="3476625"/>
            <wp:effectExtent l="19050" t="0" r="19050" b="0"/>
            <wp:docPr id="1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sz w:val="24"/>
          <w:szCs w:val="24"/>
        </w:rPr>
        <w:br/>
      </w:r>
      <w:r>
        <w:rPr>
          <w:b/>
          <w:sz w:val="24"/>
          <w:szCs w:val="24"/>
        </w:rPr>
        <w:t>Figure 18. Tempers variations with normal event impact.</w:t>
      </w:r>
    </w:p>
    <w:p w:rsidR="00AB10B2" w:rsidRPr="00270365" w:rsidRDefault="00AB10B2" w:rsidP="00AB10B2">
      <w:pPr>
        <w:jc w:val="center"/>
        <w:rPr>
          <w:b/>
          <w:sz w:val="24"/>
          <w:szCs w:val="24"/>
        </w:rPr>
      </w:pPr>
      <w:r w:rsidRPr="00F02842">
        <w:rPr>
          <w:noProof/>
          <w:sz w:val="24"/>
          <w:szCs w:val="24"/>
        </w:rPr>
        <w:drawing>
          <wp:inline distT="0" distB="0" distL="0" distR="0">
            <wp:extent cx="5905500" cy="3486150"/>
            <wp:effectExtent l="19050" t="0" r="19050" b="0"/>
            <wp:docPr id="13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sz w:val="24"/>
          <w:szCs w:val="24"/>
        </w:rPr>
        <w:br/>
      </w:r>
      <w:r>
        <w:rPr>
          <w:b/>
          <w:sz w:val="24"/>
          <w:szCs w:val="24"/>
        </w:rPr>
        <w:t>Figure 19. Relations variations with exaggerated event impact.</w:t>
      </w:r>
    </w:p>
    <w:p w:rsidR="00AB10B2" w:rsidRPr="00270365" w:rsidRDefault="00AB10B2" w:rsidP="00AB10B2">
      <w:pPr>
        <w:rPr>
          <w:sz w:val="24"/>
          <w:szCs w:val="24"/>
        </w:rPr>
      </w:pPr>
    </w:p>
    <w:p w:rsidR="00AB10B2" w:rsidRDefault="00AB10B2" w:rsidP="00AB10B2">
      <w:pPr>
        <w:jc w:val="center"/>
        <w:rPr>
          <w:b/>
          <w:sz w:val="24"/>
          <w:szCs w:val="24"/>
        </w:rPr>
      </w:pPr>
      <w:r w:rsidRPr="00F02842">
        <w:rPr>
          <w:noProof/>
          <w:sz w:val="24"/>
          <w:szCs w:val="24"/>
        </w:rPr>
        <w:lastRenderedPageBreak/>
        <w:drawing>
          <wp:inline distT="0" distB="0" distL="0" distR="0">
            <wp:extent cx="5905500" cy="3486150"/>
            <wp:effectExtent l="19050" t="0" r="19050" b="0"/>
            <wp:docPr id="13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sz w:val="24"/>
          <w:szCs w:val="24"/>
        </w:rPr>
        <w:br/>
      </w:r>
      <w:r>
        <w:rPr>
          <w:b/>
          <w:sz w:val="24"/>
          <w:szCs w:val="24"/>
        </w:rPr>
        <w:t>Figure 20. Tempers variations with exaggerated event impact.</w:t>
      </w:r>
    </w:p>
    <w:p w:rsidR="00E00422" w:rsidRDefault="00D97675" w:rsidP="00704D6C">
      <w:pPr>
        <w:rPr>
          <w:sz w:val="24"/>
          <w:szCs w:val="24"/>
        </w:rPr>
      </w:pPr>
      <w:r>
        <w:rPr>
          <w:sz w:val="24"/>
          <w:szCs w:val="24"/>
        </w:rPr>
        <w:t xml:space="preserve">From these results (Figures 15 to 20) we observe that when the impact of the events is augmented the curves tend to oscillate with </w:t>
      </w:r>
      <w:r w:rsidR="00767731">
        <w:rPr>
          <w:sz w:val="24"/>
          <w:szCs w:val="24"/>
        </w:rPr>
        <w:t>greater</w:t>
      </w:r>
      <w:r>
        <w:rPr>
          <w:sz w:val="24"/>
          <w:szCs w:val="24"/>
        </w:rPr>
        <w:t xml:space="preserve"> amplitude </w:t>
      </w:r>
      <w:r w:rsidR="00767731">
        <w:rPr>
          <w:sz w:val="24"/>
          <w:szCs w:val="24"/>
        </w:rPr>
        <w:t>and higher frequency than when the events’ impacts are reduced.</w:t>
      </w:r>
      <w:r w:rsidR="0099714E">
        <w:rPr>
          <w:sz w:val="24"/>
          <w:szCs w:val="24"/>
        </w:rPr>
        <w:t xml:space="preserve"> This shows that by tweaking the events properties it is possible to have control over the gameplay, in this example we showed the possibility to control the pace and nervosity of the game.</w:t>
      </w:r>
    </w:p>
    <w:p w:rsidR="00E00422" w:rsidRDefault="00E00422" w:rsidP="00704D6C">
      <w:pPr>
        <w:rPr>
          <w:sz w:val="24"/>
          <w:szCs w:val="24"/>
        </w:rPr>
      </w:pPr>
    </w:p>
    <w:p w:rsidR="00373A90" w:rsidRPr="00570072" w:rsidRDefault="00363256" w:rsidP="00570072">
      <w:pPr>
        <w:pStyle w:val="ListParagraph"/>
        <w:numPr>
          <w:ilvl w:val="1"/>
          <w:numId w:val="17"/>
        </w:numPr>
        <w:rPr>
          <w:b/>
          <w:bCs/>
          <w:sz w:val="28"/>
          <w:szCs w:val="28"/>
        </w:rPr>
      </w:pPr>
      <w:r>
        <w:rPr>
          <w:b/>
          <w:bCs/>
          <w:sz w:val="28"/>
          <w:szCs w:val="28"/>
        </w:rPr>
        <w:t xml:space="preserve">Observed </w:t>
      </w:r>
      <w:r w:rsidR="00065E93">
        <w:rPr>
          <w:b/>
          <w:bCs/>
          <w:sz w:val="28"/>
          <w:szCs w:val="28"/>
        </w:rPr>
        <w:t xml:space="preserve"> </w:t>
      </w:r>
      <w:r>
        <w:rPr>
          <w:b/>
          <w:bCs/>
          <w:sz w:val="28"/>
          <w:szCs w:val="28"/>
        </w:rPr>
        <w:t xml:space="preserve">properties </w:t>
      </w:r>
      <w:r w:rsidR="00065E93">
        <w:rPr>
          <w:b/>
          <w:bCs/>
          <w:sz w:val="28"/>
          <w:szCs w:val="28"/>
        </w:rPr>
        <w:t>and future work</w:t>
      </w:r>
    </w:p>
    <w:p w:rsidR="003F2EBF" w:rsidRDefault="003F2EBF" w:rsidP="006B68A9">
      <w:pPr>
        <w:rPr>
          <w:sz w:val="24"/>
          <w:szCs w:val="24"/>
        </w:rPr>
      </w:pPr>
      <w:r>
        <w:rPr>
          <w:sz w:val="24"/>
          <w:szCs w:val="24"/>
        </w:rPr>
        <w:t>By methodically examining the behavior of the model in various conditions we observed the following properties:</w:t>
      </w:r>
    </w:p>
    <w:p w:rsidR="003F2EBF" w:rsidRDefault="003F2EBF" w:rsidP="003F2EBF">
      <w:pPr>
        <w:pStyle w:val="ListParagraph"/>
        <w:numPr>
          <w:ilvl w:val="0"/>
          <w:numId w:val="6"/>
        </w:numPr>
        <w:rPr>
          <w:sz w:val="24"/>
          <w:szCs w:val="24"/>
        </w:rPr>
      </w:pPr>
      <w:r>
        <w:rPr>
          <w:sz w:val="24"/>
          <w:szCs w:val="24"/>
        </w:rPr>
        <w:t>The model is able to support arbitrary levels emergent gameplay.</w:t>
      </w:r>
    </w:p>
    <w:p w:rsidR="003F2EBF" w:rsidRDefault="003F2EBF" w:rsidP="003F2EBF">
      <w:pPr>
        <w:pStyle w:val="ListParagraph"/>
        <w:numPr>
          <w:ilvl w:val="0"/>
          <w:numId w:val="6"/>
        </w:numPr>
        <w:rPr>
          <w:sz w:val="24"/>
          <w:szCs w:val="24"/>
        </w:rPr>
      </w:pPr>
      <w:r>
        <w:rPr>
          <w:sz w:val="24"/>
          <w:szCs w:val="24"/>
        </w:rPr>
        <w:t>The model offers a valid high-level abstraction of the low-level mechanics of the game.</w:t>
      </w:r>
    </w:p>
    <w:p w:rsidR="003F2EBF" w:rsidRDefault="00152912" w:rsidP="003F2EBF">
      <w:pPr>
        <w:pStyle w:val="ListParagraph"/>
        <w:numPr>
          <w:ilvl w:val="0"/>
          <w:numId w:val="6"/>
        </w:numPr>
        <w:rPr>
          <w:sz w:val="24"/>
          <w:szCs w:val="24"/>
        </w:rPr>
      </w:pPr>
      <w:r>
        <w:rPr>
          <w:sz w:val="24"/>
          <w:szCs w:val="24"/>
        </w:rPr>
        <w:t>The model gives coherent responses</w:t>
      </w:r>
      <w:r w:rsidR="003F2EBF">
        <w:rPr>
          <w:sz w:val="24"/>
          <w:szCs w:val="24"/>
        </w:rPr>
        <w:t xml:space="preserve"> to changes in t</w:t>
      </w:r>
      <w:r>
        <w:rPr>
          <w:sz w:val="24"/>
          <w:szCs w:val="24"/>
        </w:rPr>
        <w:t>he game parameters.</w:t>
      </w:r>
    </w:p>
    <w:p w:rsidR="00152912" w:rsidRPr="003F2EBF" w:rsidRDefault="00152912" w:rsidP="003F2EBF">
      <w:pPr>
        <w:pStyle w:val="ListParagraph"/>
        <w:numPr>
          <w:ilvl w:val="0"/>
          <w:numId w:val="6"/>
        </w:numPr>
        <w:rPr>
          <w:sz w:val="24"/>
          <w:szCs w:val="24"/>
        </w:rPr>
      </w:pPr>
      <w:r>
        <w:rPr>
          <w:sz w:val="24"/>
          <w:szCs w:val="24"/>
        </w:rPr>
        <w:t>By changing parameters in the model it is possible to exert high level control over the gameplay.</w:t>
      </w:r>
    </w:p>
    <w:p w:rsidR="00900E6F" w:rsidRDefault="00900E6F" w:rsidP="006B68A9">
      <w:pPr>
        <w:rPr>
          <w:sz w:val="24"/>
          <w:szCs w:val="24"/>
        </w:rPr>
      </w:pPr>
    </w:p>
    <w:p w:rsidR="00152912" w:rsidRDefault="00152912" w:rsidP="00704D6C">
      <w:pPr>
        <w:rPr>
          <w:sz w:val="24"/>
          <w:szCs w:val="24"/>
        </w:rPr>
      </w:pPr>
      <w:r>
        <w:rPr>
          <w:sz w:val="24"/>
          <w:szCs w:val="24"/>
        </w:rPr>
        <w:lastRenderedPageBreak/>
        <w:t xml:space="preserve">These properties </w:t>
      </w:r>
      <w:r w:rsidR="00893712">
        <w:rPr>
          <w:sz w:val="24"/>
          <w:szCs w:val="24"/>
        </w:rPr>
        <w:t xml:space="preserve">form the necessary </w:t>
      </w:r>
      <w:r w:rsidR="00C45D0E">
        <w:rPr>
          <w:sz w:val="24"/>
          <w:szCs w:val="24"/>
        </w:rPr>
        <w:t>basis that enables</w:t>
      </w:r>
      <w:r w:rsidR="00893712">
        <w:rPr>
          <w:sz w:val="24"/>
          <w:szCs w:val="24"/>
        </w:rPr>
        <w:t xml:space="preserve"> the reunion of reductionist </w:t>
      </w:r>
      <w:r w:rsidR="00C45D0E">
        <w:rPr>
          <w:sz w:val="24"/>
          <w:szCs w:val="24"/>
        </w:rPr>
        <w:t xml:space="preserve">and constructivist </w:t>
      </w:r>
      <w:r w:rsidR="00893712">
        <w:rPr>
          <w:sz w:val="24"/>
          <w:szCs w:val="24"/>
        </w:rPr>
        <w:t>techniqu</w:t>
      </w:r>
      <w:r w:rsidR="00C45D0E">
        <w:rPr>
          <w:sz w:val="24"/>
          <w:szCs w:val="24"/>
        </w:rPr>
        <w:t>es in the design of a video game. They also open new possibilities in terms of design and methodologies.</w:t>
      </w:r>
    </w:p>
    <w:p w:rsidR="00C45D0E" w:rsidRPr="00595143" w:rsidRDefault="00C45D0E" w:rsidP="00704D6C">
      <w:pPr>
        <w:rPr>
          <w:b/>
          <w:sz w:val="24"/>
          <w:szCs w:val="24"/>
        </w:rPr>
      </w:pPr>
      <w:r w:rsidRPr="00595143">
        <w:rPr>
          <w:b/>
          <w:sz w:val="24"/>
          <w:szCs w:val="24"/>
        </w:rPr>
        <w:t>5.3.1</w:t>
      </w:r>
      <w:r w:rsidRPr="00595143">
        <w:rPr>
          <w:b/>
          <w:sz w:val="24"/>
          <w:szCs w:val="24"/>
        </w:rPr>
        <w:tab/>
        <w:t>Design-</w:t>
      </w:r>
      <w:r w:rsidR="00595143" w:rsidRPr="00595143">
        <w:rPr>
          <w:b/>
          <w:sz w:val="24"/>
          <w:szCs w:val="24"/>
        </w:rPr>
        <w:t>time interpretation</w:t>
      </w:r>
    </w:p>
    <w:p w:rsidR="00595143" w:rsidRDefault="00595143" w:rsidP="00704D6C">
      <w:pPr>
        <w:rPr>
          <w:sz w:val="24"/>
          <w:szCs w:val="24"/>
        </w:rPr>
      </w:pPr>
      <w:r>
        <w:rPr>
          <w:sz w:val="24"/>
          <w:szCs w:val="24"/>
        </w:rPr>
        <w:t>Because the model provides a high-level abstraction of the game mechanics</w:t>
      </w:r>
      <w:r w:rsidR="008F66A7">
        <w:rPr>
          <w:sz w:val="24"/>
          <w:szCs w:val="24"/>
        </w:rPr>
        <w:t>,</w:t>
      </w:r>
      <w:r>
        <w:rPr>
          <w:sz w:val="24"/>
          <w:szCs w:val="24"/>
        </w:rPr>
        <w:t xml:space="preserve"> it is possible for the game designers to define or adjust the low-level properties of the game while receiving high-level feedback from the model. </w:t>
      </w:r>
      <w:r w:rsidR="008F66A7">
        <w:rPr>
          <w:sz w:val="24"/>
          <w:szCs w:val="24"/>
        </w:rPr>
        <w:t>D</w:t>
      </w:r>
      <w:r>
        <w:rPr>
          <w:sz w:val="24"/>
          <w:szCs w:val="24"/>
        </w:rPr>
        <w:t xml:space="preserve">eveloping the tools to wrap the model in a more user-friendly </w:t>
      </w:r>
      <w:r w:rsidR="008F66A7">
        <w:rPr>
          <w:sz w:val="24"/>
          <w:szCs w:val="24"/>
        </w:rPr>
        <w:t>interface would make this process totally transparent for the game designers therefore reducing the corresponding development time and the coupling between the programming and design staff.</w:t>
      </w:r>
    </w:p>
    <w:p w:rsidR="008F66A7" w:rsidRDefault="008F66A7" w:rsidP="00704D6C">
      <w:pPr>
        <w:rPr>
          <w:sz w:val="24"/>
          <w:szCs w:val="24"/>
        </w:rPr>
      </w:pPr>
    </w:p>
    <w:p w:rsidR="00595143" w:rsidRPr="00595143" w:rsidRDefault="00595143" w:rsidP="00704D6C">
      <w:pPr>
        <w:rPr>
          <w:b/>
          <w:sz w:val="24"/>
          <w:szCs w:val="24"/>
        </w:rPr>
      </w:pPr>
      <w:r w:rsidRPr="00595143">
        <w:rPr>
          <w:b/>
          <w:sz w:val="24"/>
          <w:szCs w:val="24"/>
        </w:rPr>
        <w:t>5.3.2</w:t>
      </w:r>
      <w:r w:rsidRPr="00595143">
        <w:rPr>
          <w:b/>
          <w:sz w:val="24"/>
          <w:szCs w:val="24"/>
        </w:rPr>
        <w:tab/>
        <w:t>Run-time emergent storytelling</w:t>
      </w:r>
    </w:p>
    <w:p w:rsidR="00595143" w:rsidRDefault="00E01AFA" w:rsidP="00704D6C">
      <w:pPr>
        <w:rPr>
          <w:sz w:val="24"/>
          <w:szCs w:val="24"/>
        </w:rPr>
      </w:pPr>
      <w:r>
        <w:rPr>
          <w:sz w:val="24"/>
          <w:szCs w:val="24"/>
        </w:rPr>
        <w:t>While our model is meant to provide game designers with a way to harmoniously combine reductionist and constructivist techniqu</w:t>
      </w:r>
      <w:r w:rsidR="003341B3">
        <w:rPr>
          <w:sz w:val="24"/>
          <w:szCs w:val="24"/>
        </w:rPr>
        <w:t xml:space="preserve">es, its capabilities can also be harnessed to facilitate the implementation of run-time emergent storytelling. By adding an automated story-delivery component the story can be constructed at run-time based on the player’s actions and </w:t>
      </w:r>
      <w:r w:rsidR="00766F72">
        <w:rPr>
          <w:sz w:val="24"/>
          <w:szCs w:val="24"/>
        </w:rPr>
        <w:t xml:space="preserve">some abstract predefined </w:t>
      </w:r>
      <w:r w:rsidR="00BD23D4">
        <w:rPr>
          <w:sz w:val="24"/>
          <w:szCs w:val="24"/>
        </w:rPr>
        <w:t>story guidelines.</w:t>
      </w:r>
      <w:r w:rsidR="00F70C25">
        <w:rPr>
          <w:sz w:val="24"/>
          <w:szCs w:val="24"/>
        </w:rPr>
        <w:t xml:space="preserve"> This design choice includes a delicate tradeoff between interactivity and replayability on one side, and stability on the other.</w:t>
      </w:r>
    </w:p>
    <w:p w:rsidR="00373A90" w:rsidRPr="006B68A9" w:rsidRDefault="00373A90" w:rsidP="00704D6C">
      <w:pPr>
        <w:rPr>
          <w:sz w:val="24"/>
          <w:szCs w:val="24"/>
        </w:rPr>
      </w:pPr>
    </w:p>
    <w:p w:rsidR="00373A90" w:rsidRDefault="00373A90" w:rsidP="00ED76E3">
      <w:pPr>
        <w:pStyle w:val="ListParagraph"/>
        <w:ind w:left="0"/>
        <w:rPr>
          <w:b/>
          <w:bCs/>
          <w:sz w:val="32"/>
          <w:szCs w:val="32"/>
        </w:rPr>
      </w:pPr>
      <w:r>
        <w:rPr>
          <w:b/>
          <w:bCs/>
          <w:sz w:val="32"/>
          <w:szCs w:val="32"/>
        </w:rPr>
        <w:t>6.  Conclusion</w:t>
      </w:r>
    </w:p>
    <w:p w:rsidR="00B97391" w:rsidRDefault="00D83B17" w:rsidP="00B97391">
      <w:pPr>
        <w:pStyle w:val="ListParagraph"/>
        <w:ind w:left="0"/>
        <w:rPr>
          <w:bCs/>
          <w:sz w:val="24"/>
          <w:szCs w:val="24"/>
        </w:rPr>
      </w:pPr>
      <w:r>
        <w:rPr>
          <w:bCs/>
          <w:sz w:val="24"/>
          <w:szCs w:val="24"/>
        </w:rPr>
        <w:t>To the entertainment market is progressively shifting towards video games that offer both compelling</w:t>
      </w:r>
      <w:r w:rsidR="00984B64">
        <w:rPr>
          <w:bCs/>
          <w:sz w:val="24"/>
          <w:szCs w:val="24"/>
        </w:rPr>
        <w:t xml:space="preserve"> story-delivery and a high degree of interactivity. To satisfy these needs </w:t>
      </w:r>
      <w:r w:rsidR="00C8792A">
        <w:rPr>
          <w:bCs/>
          <w:sz w:val="24"/>
          <w:szCs w:val="24"/>
        </w:rPr>
        <w:t xml:space="preserve">it is necessary to combine </w:t>
      </w:r>
      <w:r w:rsidR="00984B64">
        <w:rPr>
          <w:bCs/>
          <w:sz w:val="24"/>
          <w:szCs w:val="24"/>
        </w:rPr>
        <w:t>reductionist and constructivist techniques</w:t>
      </w:r>
      <w:r w:rsidR="00C8792A">
        <w:rPr>
          <w:bCs/>
          <w:sz w:val="24"/>
          <w:szCs w:val="24"/>
        </w:rPr>
        <w:t xml:space="preserve">. The model we have presented has shown it is capable of establishing a two way bridge between the low-level reductionist mechanics of the game and the high-level reductionist story delivery elements by ensuring communication and control between them. It results that </w:t>
      </w:r>
      <w:r w:rsidR="00B97391">
        <w:rPr>
          <w:bCs/>
          <w:sz w:val="24"/>
          <w:szCs w:val="24"/>
        </w:rPr>
        <w:t>instead of enforcing story delivery over the game by momentarily blocking its reductionist mechanics, the game designer can steer them with variable strength and subtlety towards the desired situation or dynamics he wants to bring about.</w:t>
      </w:r>
    </w:p>
    <w:p w:rsidR="00D83B17" w:rsidRDefault="00B97391" w:rsidP="00ED76E3">
      <w:pPr>
        <w:pStyle w:val="ListParagraph"/>
        <w:ind w:left="0"/>
        <w:rPr>
          <w:bCs/>
          <w:sz w:val="24"/>
          <w:szCs w:val="24"/>
        </w:rPr>
      </w:pPr>
      <w:r>
        <w:rPr>
          <w:bCs/>
          <w:sz w:val="24"/>
          <w:szCs w:val="24"/>
        </w:rPr>
        <w:t xml:space="preserve">Though our work has reached its goal </w:t>
      </w:r>
      <w:r w:rsidR="00F16ABA">
        <w:rPr>
          <w:bCs/>
          <w:sz w:val="24"/>
          <w:szCs w:val="24"/>
        </w:rPr>
        <w:t>in respect to its intended timeframe there are still several aspects of</w:t>
      </w:r>
      <w:r w:rsidR="003E737C">
        <w:rPr>
          <w:bCs/>
          <w:sz w:val="24"/>
          <w:szCs w:val="24"/>
        </w:rPr>
        <w:t xml:space="preserve"> it that would benefit from further research. </w:t>
      </w:r>
      <w:r w:rsidR="00BE0C3B">
        <w:rPr>
          <w:bCs/>
          <w:sz w:val="24"/>
          <w:szCs w:val="24"/>
        </w:rPr>
        <w:t xml:space="preserve">The prototypical game we developed as a test environment for the model allowed us to demonstrate its capabilities in a strategy game; </w:t>
      </w:r>
      <w:r w:rsidR="00BE0C3B">
        <w:rPr>
          <w:bCs/>
          <w:sz w:val="24"/>
          <w:szCs w:val="24"/>
        </w:rPr>
        <w:lastRenderedPageBreak/>
        <w:t>though there is nothing in the model itself that is dependent on this type of game our work would gain in scope by including further testing in other types of game such as action or role-playing games. The experimental protocol we used to perf</w:t>
      </w:r>
      <w:r w:rsidR="0075309A">
        <w:rPr>
          <w:bCs/>
          <w:sz w:val="24"/>
          <w:szCs w:val="24"/>
        </w:rPr>
        <w:t xml:space="preserve">orm the tests could potentially be modified to allow strict measurements and statistical analysis; as mentioned in section 5 this would however require a </w:t>
      </w:r>
      <w:r w:rsidR="007E45CF">
        <w:rPr>
          <w:bCs/>
          <w:sz w:val="24"/>
          <w:szCs w:val="24"/>
        </w:rPr>
        <w:t xml:space="preserve">definition of emergence as a measurable property and </w:t>
      </w:r>
      <w:r w:rsidR="000072D7">
        <w:rPr>
          <w:bCs/>
          <w:sz w:val="24"/>
          <w:szCs w:val="24"/>
        </w:rPr>
        <w:t>a formal way to assess the validity of the model’s transposition of the game semantics, which are both full research topics of their own.</w:t>
      </w:r>
    </w:p>
    <w:p w:rsidR="00D83B17" w:rsidRDefault="00D83B17" w:rsidP="00D83B17">
      <w:pPr>
        <w:pStyle w:val="ListParagraph"/>
        <w:ind w:left="0"/>
        <w:rPr>
          <w:bCs/>
          <w:sz w:val="24"/>
          <w:szCs w:val="24"/>
        </w:rPr>
      </w:pPr>
    </w:p>
    <w:p w:rsidR="00D83B17" w:rsidRPr="004E5B29" w:rsidRDefault="00D83B17" w:rsidP="00ED76E3">
      <w:pPr>
        <w:pStyle w:val="ListParagraph"/>
        <w:ind w:left="0"/>
        <w:rPr>
          <w:ins w:id="1" w:author="Fabio Zambetta" w:date="2008-10-10T12:12:00Z"/>
          <w:bCs/>
          <w:sz w:val="24"/>
          <w:szCs w:val="24"/>
        </w:rPr>
      </w:pPr>
    </w:p>
    <w:sectPr w:rsidR="00D83B17" w:rsidRPr="004E5B29" w:rsidSect="008F3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572" w:rsidRDefault="00855572" w:rsidP="000420F0">
      <w:pPr>
        <w:spacing w:after="0" w:line="240" w:lineRule="auto"/>
      </w:pPr>
      <w:r>
        <w:separator/>
      </w:r>
    </w:p>
  </w:endnote>
  <w:endnote w:type="continuationSeparator" w:id="1">
    <w:p w:rsidR="00855572" w:rsidRDefault="00855572"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572" w:rsidRDefault="00855572" w:rsidP="000420F0">
      <w:pPr>
        <w:spacing w:after="0" w:line="240" w:lineRule="auto"/>
      </w:pPr>
      <w:r>
        <w:separator/>
      </w:r>
    </w:p>
  </w:footnote>
  <w:footnote w:type="continuationSeparator" w:id="1">
    <w:p w:rsidR="00855572" w:rsidRDefault="00855572" w:rsidP="000420F0">
      <w:pPr>
        <w:spacing w:after="0" w:line="240" w:lineRule="auto"/>
      </w:pPr>
      <w:r>
        <w:continuationSeparator/>
      </w:r>
    </w:p>
  </w:footnote>
  <w:footnote w:id="2">
    <w:p w:rsidR="00612803" w:rsidRDefault="00612803">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efaultTabStop w:val="720"/>
  <w:doNotHyphenateCaps/>
  <w:characterSpacingControl w:val="doNotCompress"/>
  <w:doNotValidateAgainstSchema/>
  <w:doNotDemarcateInvalidXml/>
  <w:footnotePr>
    <w:footnote w:id="0"/>
    <w:footnote w:id="1"/>
  </w:footnotePr>
  <w:endnotePr>
    <w:endnote w:id="0"/>
    <w:endnote w:id="1"/>
  </w:endnotePr>
  <w:compat/>
  <w:rsids>
    <w:rsidRoot w:val="00672345"/>
    <w:rsid w:val="0000716F"/>
    <w:rsid w:val="000072D7"/>
    <w:rsid w:val="00010202"/>
    <w:rsid w:val="00016AB0"/>
    <w:rsid w:val="0002191F"/>
    <w:rsid w:val="00023431"/>
    <w:rsid w:val="0002416A"/>
    <w:rsid w:val="00024917"/>
    <w:rsid w:val="0003305F"/>
    <w:rsid w:val="00034DC6"/>
    <w:rsid w:val="000420F0"/>
    <w:rsid w:val="000518AC"/>
    <w:rsid w:val="00053DAC"/>
    <w:rsid w:val="00057AC8"/>
    <w:rsid w:val="00064EA5"/>
    <w:rsid w:val="00065E93"/>
    <w:rsid w:val="000661C6"/>
    <w:rsid w:val="000707F6"/>
    <w:rsid w:val="00074254"/>
    <w:rsid w:val="00076985"/>
    <w:rsid w:val="00080BD6"/>
    <w:rsid w:val="00081959"/>
    <w:rsid w:val="0008404E"/>
    <w:rsid w:val="0008614B"/>
    <w:rsid w:val="0009211E"/>
    <w:rsid w:val="000A11A6"/>
    <w:rsid w:val="000B2C55"/>
    <w:rsid w:val="000B522E"/>
    <w:rsid w:val="000B5810"/>
    <w:rsid w:val="000C0AD4"/>
    <w:rsid w:val="000C2586"/>
    <w:rsid w:val="000C5975"/>
    <w:rsid w:val="000E0821"/>
    <w:rsid w:val="000E441A"/>
    <w:rsid w:val="000F34E5"/>
    <w:rsid w:val="000F5B2C"/>
    <w:rsid w:val="000F7D96"/>
    <w:rsid w:val="00107633"/>
    <w:rsid w:val="0010792E"/>
    <w:rsid w:val="00114664"/>
    <w:rsid w:val="0011555A"/>
    <w:rsid w:val="001156A9"/>
    <w:rsid w:val="0011787A"/>
    <w:rsid w:val="001319CB"/>
    <w:rsid w:val="00146B79"/>
    <w:rsid w:val="00151993"/>
    <w:rsid w:val="00151FCC"/>
    <w:rsid w:val="00152912"/>
    <w:rsid w:val="0015398E"/>
    <w:rsid w:val="0015469B"/>
    <w:rsid w:val="001559DA"/>
    <w:rsid w:val="00172C33"/>
    <w:rsid w:val="0017357A"/>
    <w:rsid w:val="00182471"/>
    <w:rsid w:val="00184B79"/>
    <w:rsid w:val="00185D70"/>
    <w:rsid w:val="00186752"/>
    <w:rsid w:val="00186B58"/>
    <w:rsid w:val="00191065"/>
    <w:rsid w:val="001A5BFE"/>
    <w:rsid w:val="001C39D5"/>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2B6E"/>
    <w:rsid w:val="0021444C"/>
    <w:rsid w:val="00215C02"/>
    <w:rsid w:val="00230CDF"/>
    <w:rsid w:val="002351CC"/>
    <w:rsid w:val="00235F5A"/>
    <w:rsid w:val="00237E67"/>
    <w:rsid w:val="002403B7"/>
    <w:rsid w:val="002405D3"/>
    <w:rsid w:val="00241BA0"/>
    <w:rsid w:val="00243925"/>
    <w:rsid w:val="00245ECA"/>
    <w:rsid w:val="00247F54"/>
    <w:rsid w:val="002511AA"/>
    <w:rsid w:val="002512D7"/>
    <w:rsid w:val="0025171E"/>
    <w:rsid w:val="002569DE"/>
    <w:rsid w:val="0026126E"/>
    <w:rsid w:val="00261F8D"/>
    <w:rsid w:val="00270365"/>
    <w:rsid w:val="0027357E"/>
    <w:rsid w:val="00282C49"/>
    <w:rsid w:val="00283343"/>
    <w:rsid w:val="00285997"/>
    <w:rsid w:val="00292D53"/>
    <w:rsid w:val="002A1C34"/>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613E"/>
    <w:rsid w:val="002F7990"/>
    <w:rsid w:val="00301834"/>
    <w:rsid w:val="00302641"/>
    <w:rsid w:val="00331BE2"/>
    <w:rsid w:val="003341B3"/>
    <w:rsid w:val="00341CB3"/>
    <w:rsid w:val="0034753A"/>
    <w:rsid w:val="003524A5"/>
    <w:rsid w:val="003536C6"/>
    <w:rsid w:val="00353EDE"/>
    <w:rsid w:val="00363256"/>
    <w:rsid w:val="00363389"/>
    <w:rsid w:val="00371A0A"/>
    <w:rsid w:val="00373A90"/>
    <w:rsid w:val="003769E1"/>
    <w:rsid w:val="00376EC9"/>
    <w:rsid w:val="00383DA1"/>
    <w:rsid w:val="0039445D"/>
    <w:rsid w:val="00394EC7"/>
    <w:rsid w:val="003A2DBE"/>
    <w:rsid w:val="003B219A"/>
    <w:rsid w:val="003B4B8F"/>
    <w:rsid w:val="003B5B9E"/>
    <w:rsid w:val="003B7B11"/>
    <w:rsid w:val="003C415F"/>
    <w:rsid w:val="003C587B"/>
    <w:rsid w:val="003D1233"/>
    <w:rsid w:val="003D7AAC"/>
    <w:rsid w:val="003E13A1"/>
    <w:rsid w:val="003E1E22"/>
    <w:rsid w:val="003E20BB"/>
    <w:rsid w:val="003E737C"/>
    <w:rsid w:val="003E791A"/>
    <w:rsid w:val="003F13B7"/>
    <w:rsid w:val="003F2EBF"/>
    <w:rsid w:val="004055B9"/>
    <w:rsid w:val="004072B1"/>
    <w:rsid w:val="004110ED"/>
    <w:rsid w:val="00411C42"/>
    <w:rsid w:val="00422CE8"/>
    <w:rsid w:val="00430027"/>
    <w:rsid w:val="0043606D"/>
    <w:rsid w:val="0043738B"/>
    <w:rsid w:val="004465B0"/>
    <w:rsid w:val="0045362F"/>
    <w:rsid w:val="00462667"/>
    <w:rsid w:val="00465406"/>
    <w:rsid w:val="00467D34"/>
    <w:rsid w:val="004725F0"/>
    <w:rsid w:val="0048041F"/>
    <w:rsid w:val="00487253"/>
    <w:rsid w:val="00487EEE"/>
    <w:rsid w:val="00491369"/>
    <w:rsid w:val="004A085D"/>
    <w:rsid w:val="004A1A49"/>
    <w:rsid w:val="004A1B93"/>
    <w:rsid w:val="004A2E2D"/>
    <w:rsid w:val="004A5C5A"/>
    <w:rsid w:val="004A66D6"/>
    <w:rsid w:val="004A7A90"/>
    <w:rsid w:val="004A7C9D"/>
    <w:rsid w:val="004B0609"/>
    <w:rsid w:val="004B2A6B"/>
    <w:rsid w:val="004C1393"/>
    <w:rsid w:val="004C20A3"/>
    <w:rsid w:val="004C3FF8"/>
    <w:rsid w:val="004D123C"/>
    <w:rsid w:val="004E5598"/>
    <w:rsid w:val="004E5B29"/>
    <w:rsid w:val="004F0BD8"/>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0E40"/>
    <w:rsid w:val="00542CA2"/>
    <w:rsid w:val="0054577B"/>
    <w:rsid w:val="00550185"/>
    <w:rsid w:val="0055271B"/>
    <w:rsid w:val="00560A36"/>
    <w:rsid w:val="00562CC3"/>
    <w:rsid w:val="0056660E"/>
    <w:rsid w:val="00567601"/>
    <w:rsid w:val="00570072"/>
    <w:rsid w:val="005717F2"/>
    <w:rsid w:val="00574C72"/>
    <w:rsid w:val="00576BA5"/>
    <w:rsid w:val="005900B8"/>
    <w:rsid w:val="00592A81"/>
    <w:rsid w:val="00595143"/>
    <w:rsid w:val="005A2308"/>
    <w:rsid w:val="005A275B"/>
    <w:rsid w:val="005A2E27"/>
    <w:rsid w:val="005A6FB0"/>
    <w:rsid w:val="005B3BDD"/>
    <w:rsid w:val="005C37A2"/>
    <w:rsid w:val="005C3DC5"/>
    <w:rsid w:val="005C529A"/>
    <w:rsid w:val="005D4849"/>
    <w:rsid w:val="005D67AB"/>
    <w:rsid w:val="005E39BD"/>
    <w:rsid w:val="005E56BD"/>
    <w:rsid w:val="005F3AEA"/>
    <w:rsid w:val="0060063A"/>
    <w:rsid w:val="006028BF"/>
    <w:rsid w:val="0060648E"/>
    <w:rsid w:val="00612803"/>
    <w:rsid w:val="00613749"/>
    <w:rsid w:val="00613C49"/>
    <w:rsid w:val="00623C0A"/>
    <w:rsid w:val="0062624A"/>
    <w:rsid w:val="00627B8A"/>
    <w:rsid w:val="00635CBF"/>
    <w:rsid w:val="00644AEB"/>
    <w:rsid w:val="006474D9"/>
    <w:rsid w:val="0065119A"/>
    <w:rsid w:val="00651F02"/>
    <w:rsid w:val="00655277"/>
    <w:rsid w:val="006572D9"/>
    <w:rsid w:val="00672345"/>
    <w:rsid w:val="00680485"/>
    <w:rsid w:val="00680E72"/>
    <w:rsid w:val="00696D06"/>
    <w:rsid w:val="006A1D34"/>
    <w:rsid w:val="006A340E"/>
    <w:rsid w:val="006A4D62"/>
    <w:rsid w:val="006A5C33"/>
    <w:rsid w:val="006B203E"/>
    <w:rsid w:val="006B49D0"/>
    <w:rsid w:val="006B687C"/>
    <w:rsid w:val="006B68A9"/>
    <w:rsid w:val="006B6B11"/>
    <w:rsid w:val="006C0F6C"/>
    <w:rsid w:val="006C1CEF"/>
    <w:rsid w:val="006C2D42"/>
    <w:rsid w:val="006C4E80"/>
    <w:rsid w:val="006D05CC"/>
    <w:rsid w:val="006D168C"/>
    <w:rsid w:val="006D5DD1"/>
    <w:rsid w:val="006D7F6E"/>
    <w:rsid w:val="006F7670"/>
    <w:rsid w:val="00700619"/>
    <w:rsid w:val="00704D6C"/>
    <w:rsid w:val="00704F1D"/>
    <w:rsid w:val="00714422"/>
    <w:rsid w:val="00714655"/>
    <w:rsid w:val="0071599D"/>
    <w:rsid w:val="00716E51"/>
    <w:rsid w:val="00723E4E"/>
    <w:rsid w:val="00726FE2"/>
    <w:rsid w:val="007274E2"/>
    <w:rsid w:val="00733305"/>
    <w:rsid w:val="00734394"/>
    <w:rsid w:val="00740C03"/>
    <w:rsid w:val="00744319"/>
    <w:rsid w:val="0074665D"/>
    <w:rsid w:val="007476D1"/>
    <w:rsid w:val="0075309A"/>
    <w:rsid w:val="00754ADC"/>
    <w:rsid w:val="00762AC6"/>
    <w:rsid w:val="00766F72"/>
    <w:rsid w:val="00767731"/>
    <w:rsid w:val="00770137"/>
    <w:rsid w:val="0077479D"/>
    <w:rsid w:val="00775FDD"/>
    <w:rsid w:val="007876B9"/>
    <w:rsid w:val="00796E62"/>
    <w:rsid w:val="007A4B35"/>
    <w:rsid w:val="007A6BA5"/>
    <w:rsid w:val="007B1452"/>
    <w:rsid w:val="007C0BF2"/>
    <w:rsid w:val="007C449A"/>
    <w:rsid w:val="007C6720"/>
    <w:rsid w:val="007D0D7D"/>
    <w:rsid w:val="007D2ED3"/>
    <w:rsid w:val="007D3CC0"/>
    <w:rsid w:val="007D4DDD"/>
    <w:rsid w:val="007D59CA"/>
    <w:rsid w:val="007E18C4"/>
    <w:rsid w:val="007E45CF"/>
    <w:rsid w:val="007E695E"/>
    <w:rsid w:val="007F2149"/>
    <w:rsid w:val="007F3850"/>
    <w:rsid w:val="007F7D23"/>
    <w:rsid w:val="00802DE1"/>
    <w:rsid w:val="00802E90"/>
    <w:rsid w:val="00806D7A"/>
    <w:rsid w:val="008071CA"/>
    <w:rsid w:val="0081037E"/>
    <w:rsid w:val="00816A7E"/>
    <w:rsid w:val="00830ED0"/>
    <w:rsid w:val="008405F7"/>
    <w:rsid w:val="00843E64"/>
    <w:rsid w:val="0084466D"/>
    <w:rsid w:val="008515F1"/>
    <w:rsid w:val="00855572"/>
    <w:rsid w:val="008558C3"/>
    <w:rsid w:val="00855D80"/>
    <w:rsid w:val="008565BB"/>
    <w:rsid w:val="00856EF3"/>
    <w:rsid w:val="00860C7B"/>
    <w:rsid w:val="0088182E"/>
    <w:rsid w:val="00885106"/>
    <w:rsid w:val="00885E45"/>
    <w:rsid w:val="0088632B"/>
    <w:rsid w:val="00893712"/>
    <w:rsid w:val="00897113"/>
    <w:rsid w:val="008A1534"/>
    <w:rsid w:val="008A6CF1"/>
    <w:rsid w:val="008A7654"/>
    <w:rsid w:val="008B2339"/>
    <w:rsid w:val="008B381A"/>
    <w:rsid w:val="008B4892"/>
    <w:rsid w:val="008B72DA"/>
    <w:rsid w:val="008C01CA"/>
    <w:rsid w:val="008C4202"/>
    <w:rsid w:val="008C6F8C"/>
    <w:rsid w:val="008D0CB9"/>
    <w:rsid w:val="008D7810"/>
    <w:rsid w:val="008E0C76"/>
    <w:rsid w:val="008E5369"/>
    <w:rsid w:val="008E7012"/>
    <w:rsid w:val="008F245B"/>
    <w:rsid w:val="008F3D23"/>
    <w:rsid w:val="008F4163"/>
    <w:rsid w:val="008F66A7"/>
    <w:rsid w:val="00900E6F"/>
    <w:rsid w:val="00907ABA"/>
    <w:rsid w:val="009123A4"/>
    <w:rsid w:val="009145FD"/>
    <w:rsid w:val="009163A3"/>
    <w:rsid w:val="00917642"/>
    <w:rsid w:val="00924D17"/>
    <w:rsid w:val="009251E6"/>
    <w:rsid w:val="009328EC"/>
    <w:rsid w:val="00933A51"/>
    <w:rsid w:val="00940E6F"/>
    <w:rsid w:val="00945DBD"/>
    <w:rsid w:val="00954C23"/>
    <w:rsid w:val="00957325"/>
    <w:rsid w:val="009651E1"/>
    <w:rsid w:val="00965F3E"/>
    <w:rsid w:val="00972901"/>
    <w:rsid w:val="00980137"/>
    <w:rsid w:val="00984B64"/>
    <w:rsid w:val="009961F1"/>
    <w:rsid w:val="0099714E"/>
    <w:rsid w:val="009A2588"/>
    <w:rsid w:val="009B6F47"/>
    <w:rsid w:val="009B79D6"/>
    <w:rsid w:val="009C022A"/>
    <w:rsid w:val="009C3BB9"/>
    <w:rsid w:val="009E5CEC"/>
    <w:rsid w:val="009E6DEF"/>
    <w:rsid w:val="009E79A8"/>
    <w:rsid w:val="009F0C09"/>
    <w:rsid w:val="009F1EFA"/>
    <w:rsid w:val="009F6890"/>
    <w:rsid w:val="00A0015C"/>
    <w:rsid w:val="00A00F8D"/>
    <w:rsid w:val="00A02106"/>
    <w:rsid w:val="00A12BBF"/>
    <w:rsid w:val="00A14ED2"/>
    <w:rsid w:val="00A14F51"/>
    <w:rsid w:val="00A17F61"/>
    <w:rsid w:val="00A2248E"/>
    <w:rsid w:val="00A3224E"/>
    <w:rsid w:val="00A3623D"/>
    <w:rsid w:val="00A36582"/>
    <w:rsid w:val="00A374D8"/>
    <w:rsid w:val="00A401EC"/>
    <w:rsid w:val="00A422BF"/>
    <w:rsid w:val="00A4258B"/>
    <w:rsid w:val="00A44F77"/>
    <w:rsid w:val="00A51F86"/>
    <w:rsid w:val="00A56983"/>
    <w:rsid w:val="00A57492"/>
    <w:rsid w:val="00A6062A"/>
    <w:rsid w:val="00A639CC"/>
    <w:rsid w:val="00A63F03"/>
    <w:rsid w:val="00A70EA8"/>
    <w:rsid w:val="00A72951"/>
    <w:rsid w:val="00A72E8F"/>
    <w:rsid w:val="00A74004"/>
    <w:rsid w:val="00A92EBF"/>
    <w:rsid w:val="00A937B0"/>
    <w:rsid w:val="00A93C52"/>
    <w:rsid w:val="00A9654B"/>
    <w:rsid w:val="00AB10B2"/>
    <w:rsid w:val="00AB4ADC"/>
    <w:rsid w:val="00AC1D79"/>
    <w:rsid w:val="00AD532C"/>
    <w:rsid w:val="00AD6468"/>
    <w:rsid w:val="00AD74E8"/>
    <w:rsid w:val="00AE6DFC"/>
    <w:rsid w:val="00AE7306"/>
    <w:rsid w:val="00AF50A7"/>
    <w:rsid w:val="00B040FC"/>
    <w:rsid w:val="00B05762"/>
    <w:rsid w:val="00B06919"/>
    <w:rsid w:val="00B15C02"/>
    <w:rsid w:val="00B20A6F"/>
    <w:rsid w:val="00B27905"/>
    <w:rsid w:val="00B3002B"/>
    <w:rsid w:val="00B43B92"/>
    <w:rsid w:val="00B43F59"/>
    <w:rsid w:val="00B70EAE"/>
    <w:rsid w:val="00B73749"/>
    <w:rsid w:val="00B74C0F"/>
    <w:rsid w:val="00B76A2E"/>
    <w:rsid w:val="00B8346D"/>
    <w:rsid w:val="00B844F3"/>
    <w:rsid w:val="00B905AB"/>
    <w:rsid w:val="00B908C8"/>
    <w:rsid w:val="00B920C1"/>
    <w:rsid w:val="00B94409"/>
    <w:rsid w:val="00B97391"/>
    <w:rsid w:val="00BA1E78"/>
    <w:rsid w:val="00BA396A"/>
    <w:rsid w:val="00BA4289"/>
    <w:rsid w:val="00BA5C39"/>
    <w:rsid w:val="00BB056E"/>
    <w:rsid w:val="00BB40DB"/>
    <w:rsid w:val="00BB427F"/>
    <w:rsid w:val="00BB430E"/>
    <w:rsid w:val="00BB59CB"/>
    <w:rsid w:val="00BB784A"/>
    <w:rsid w:val="00BB7910"/>
    <w:rsid w:val="00BC1029"/>
    <w:rsid w:val="00BD0F2A"/>
    <w:rsid w:val="00BD1446"/>
    <w:rsid w:val="00BD23D4"/>
    <w:rsid w:val="00BD6336"/>
    <w:rsid w:val="00BD799B"/>
    <w:rsid w:val="00BE0C3B"/>
    <w:rsid w:val="00BE2B2F"/>
    <w:rsid w:val="00BE2EB7"/>
    <w:rsid w:val="00BE50B1"/>
    <w:rsid w:val="00BF1CC0"/>
    <w:rsid w:val="00BF25DB"/>
    <w:rsid w:val="00BF7221"/>
    <w:rsid w:val="00C01AFB"/>
    <w:rsid w:val="00C054E7"/>
    <w:rsid w:val="00C112ED"/>
    <w:rsid w:val="00C25D9F"/>
    <w:rsid w:val="00C30554"/>
    <w:rsid w:val="00C36DC9"/>
    <w:rsid w:val="00C45D0E"/>
    <w:rsid w:val="00C62797"/>
    <w:rsid w:val="00C67F50"/>
    <w:rsid w:val="00C74C04"/>
    <w:rsid w:val="00C761AF"/>
    <w:rsid w:val="00C84F59"/>
    <w:rsid w:val="00C8792A"/>
    <w:rsid w:val="00C8799B"/>
    <w:rsid w:val="00CA0163"/>
    <w:rsid w:val="00CA0E0C"/>
    <w:rsid w:val="00CA2BC9"/>
    <w:rsid w:val="00CA3056"/>
    <w:rsid w:val="00CB5D4C"/>
    <w:rsid w:val="00CC14B9"/>
    <w:rsid w:val="00CC379C"/>
    <w:rsid w:val="00CC5A05"/>
    <w:rsid w:val="00CD3C6A"/>
    <w:rsid w:val="00CD4D9C"/>
    <w:rsid w:val="00CE1B78"/>
    <w:rsid w:val="00CE745A"/>
    <w:rsid w:val="00CF1A68"/>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7142"/>
    <w:rsid w:val="00D55E90"/>
    <w:rsid w:val="00D5636F"/>
    <w:rsid w:val="00D600A8"/>
    <w:rsid w:val="00D603DA"/>
    <w:rsid w:val="00D60BC2"/>
    <w:rsid w:val="00D61BC8"/>
    <w:rsid w:val="00D658C7"/>
    <w:rsid w:val="00D6618A"/>
    <w:rsid w:val="00D67189"/>
    <w:rsid w:val="00D71483"/>
    <w:rsid w:val="00D7270D"/>
    <w:rsid w:val="00D73CAD"/>
    <w:rsid w:val="00D75596"/>
    <w:rsid w:val="00D7735C"/>
    <w:rsid w:val="00D83B17"/>
    <w:rsid w:val="00D84375"/>
    <w:rsid w:val="00D8707F"/>
    <w:rsid w:val="00D93401"/>
    <w:rsid w:val="00D95CF0"/>
    <w:rsid w:val="00D9637E"/>
    <w:rsid w:val="00D97675"/>
    <w:rsid w:val="00DC14B3"/>
    <w:rsid w:val="00DC499E"/>
    <w:rsid w:val="00DD525A"/>
    <w:rsid w:val="00DE0AD0"/>
    <w:rsid w:val="00DE174D"/>
    <w:rsid w:val="00DE217B"/>
    <w:rsid w:val="00DE4F85"/>
    <w:rsid w:val="00DE6371"/>
    <w:rsid w:val="00DF3D63"/>
    <w:rsid w:val="00E00422"/>
    <w:rsid w:val="00E01AFA"/>
    <w:rsid w:val="00E06E7C"/>
    <w:rsid w:val="00E07A19"/>
    <w:rsid w:val="00E11133"/>
    <w:rsid w:val="00E13FE8"/>
    <w:rsid w:val="00E17960"/>
    <w:rsid w:val="00E26A1C"/>
    <w:rsid w:val="00E273DC"/>
    <w:rsid w:val="00E33F25"/>
    <w:rsid w:val="00E40962"/>
    <w:rsid w:val="00E50705"/>
    <w:rsid w:val="00E52724"/>
    <w:rsid w:val="00E54946"/>
    <w:rsid w:val="00E6471B"/>
    <w:rsid w:val="00E71B06"/>
    <w:rsid w:val="00E7492C"/>
    <w:rsid w:val="00E76374"/>
    <w:rsid w:val="00E928FD"/>
    <w:rsid w:val="00E94C44"/>
    <w:rsid w:val="00EB4762"/>
    <w:rsid w:val="00ED093D"/>
    <w:rsid w:val="00ED09FD"/>
    <w:rsid w:val="00ED3F42"/>
    <w:rsid w:val="00ED76E3"/>
    <w:rsid w:val="00EE08B9"/>
    <w:rsid w:val="00EE352C"/>
    <w:rsid w:val="00EE4ED4"/>
    <w:rsid w:val="00EF011F"/>
    <w:rsid w:val="00EF0FF8"/>
    <w:rsid w:val="00EF1018"/>
    <w:rsid w:val="00EF38A5"/>
    <w:rsid w:val="00EF5AB7"/>
    <w:rsid w:val="00F02842"/>
    <w:rsid w:val="00F14552"/>
    <w:rsid w:val="00F145D1"/>
    <w:rsid w:val="00F15E5E"/>
    <w:rsid w:val="00F16ABA"/>
    <w:rsid w:val="00F32A12"/>
    <w:rsid w:val="00F33934"/>
    <w:rsid w:val="00F33A16"/>
    <w:rsid w:val="00F34995"/>
    <w:rsid w:val="00F35B5E"/>
    <w:rsid w:val="00F36FE5"/>
    <w:rsid w:val="00F372C0"/>
    <w:rsid w:val="00F52A15"/>
    <w:rsid w:val="00F55E79"/>
    <w:rsid w:val="00F56D00"/>
    <w:rsid w:val="00F56D44"/>
    <w:rsid w:val="00F642D3"/>
    <w:rsid w:val="00F65EDF"/>
    <w:rsid w:val="00F669E2"/>
    <w:rsid w:val="00F66ECB"/>
    <w:rsid w:val="00F67475"/>
    <w:rsid w:val="00F67BCC"/>
    <w:rsid w:val="00F70C25"/>
    <w:rsid w:val="00F70CBC"/>
    <w:rsid w:val="00F73A46"/>
    <w:rsid w:val="00F86E19"/>
    <w:rsid w:val="00F93437"/>
    <w:rsid w:val="00F955C3"/>
    <w:rsid w:val="00F963F6"/>
    <w:rsid w:val="00FA1DF4"/>
    <w:rsid w:val="00FA251A"/>
    <w:rsid w:val="00FB2244"/>
    <w:rsid w:val="00FB22B8"/>
    <w:rsid w:val="00FB42E0"/>
    <w:rsid w:val="00FB5038"/>
    <w:rsid w:val="00FB708F"/>
    <w:rsid w:val="00FC1046"/>
    <w:rsid w:val="00FC22E6"/>
    <w:rsid w:val="00FD6A7B"/>
    <w:rsid w:val="00FE1AC5"/>
    <w:rsid w:val="00FE53EF"/>
    <w:rsid w:val="00FE5617"/>
    <w:rsid w:val="00FF03D4"/>
    <w:rsid w:val="00FF7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pPr>
      <w:spacing w:after="200" w:line="276" w:lineRule="auto"/>
    </w:pPr>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pPr>
      <w:ind w:left="720"/>
    </w:pPr>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rPr>
  </w:style>
  <w:style w:type="table" w:styleId="TableGrid">
    <w:name w:val="Table Grid"/>
    <w:basedOn w:val="TableNormal"/>
    <w:uiPriority w:val="99"/>
    <w:locked/>
    <w:rsid w:val="00680E7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hart" Target="charts/chart12.xm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7.xml"/><Relationship Id="rId62" Type="http://schemas.openxmlformats.org/officeDocument/2006/relationships/chart" Target="charts/chart15.xml"/></Relationships>
</file>

<file path=word/charts/_rels/chart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9.xml"/></Relationships>
</file>

<file path=word/charts/_rels/chart11.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0.xml"/></Relationships>
</file>

<file path=word/charts/_rels/chart12.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17.xml"/></Relationships>
</file>

<file path=word/charts/_rels/chart2.xml.rels><?xml version="1.0" encoding="UTF-8" standalone="yes"?>
<Relationships xmlns="http://schemas.openxmlformats.org/package/2006/relationships"><Relationship Id="rId1" Type="http://schemas.openxmlformats.org/officeDocument/2006/relationships/oleObject" Target="file:///C:\Data\Work\svn\code2\graph.xls"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oleObject" Target="file:///C:\Data\Work\svn\code2\graph.xls"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68944232169E-2"/>
          <c:y val="1.755408952259346E-2"/>
        </c:manualLayout>
      </c:layout>
    </c:title>
    <c:plotArea>
      <c:layout>
        <c:manualLayout>
          <c:layoutTarget val="inner"/>
          <c:xMode val="edge"/>
          <c:yMode val="edge"/>
          <c:x val="4.8143460215336324E-2"/>
          <c:y val="9.2793927786053776E-2"/>
          <c:w val="0.83975227189932733"/>
          <c:h val="0.82421195999148755"/>
        </c:manualLayout>
      </c:layout>
      <c:lineChart>
        <c:grouping val="standard"/>
        <c:ser>
          <c:idx val="0"/>
          <c:order val="0"/>
          <c:tx>
            <c:v>AB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'3c'!$D$1:$D$54</c:f>
              <c:numCache>
                <c:formatCode>General</c:formatCode>
                <c:ptCount val="54"/>
                <c:pt idx="0">
                  <c:v>2.48</c:v>
                </c:pt>
                <c:pt idx="1">
                  <c:v>17.760000000000002</c:v>
                </c:pt>
                <c:pt idx="2">
                  <c:v>17.53</c:v>
                </c:pt>
                <c:pt idx="3">
                  <c:v>17.29</c:v>
                </c:pt>
                <c:pt idx="4">
                  <c:v>17.059999999999999</c:v>
                </c:pt>
                <c:pt idx="5">
                  <c:v>16.829999999999988</c:v>
                </c:pt>
                <c:pt idx="6">
                  <c:v>16.610000000000024</c:v>
                </c:pt>
                <c:pt idx="7">
                  <c:v>16.39</c:v>
                </c:pt>
                <c:pt idx="8">
                  <c:v>16.170000000000005</c:v>
                </c:pt>
                <c:pt idx="9">
                  <c:v>15.950000000000006</c:v>
                </c:pt>
                <c:pt idx="10">
                  <c:v>15.739999999999998</c:v>
                </c:pt>
                <c:pt idx="11">
                  <c:v>15.53</c:v>
                </c:pt>
                <c:pt idx="12">
                  <c:v>15.32</c:v>
                </c:pt>
                <c:pt idx="13">
                  <c:v>15.11</c:v>
                </c:pt>
                <c:pt idx="14">
                  <c:v>15.12</c:v>
                </c:pt>
                <c:pt idx="15">
                  <c:v>15.07</c:v>
                </c:pt>
                <c:pt idx="16">
                  <c:v>15.27</c:v>
                </c:pt>
                <c:pt idx="17">
                  <c:v>15.41</c:v>
                </c:pt>
                <c:pt idx="18">
                  <c:v>15.55</c:v>
                </c:pt>
                <c:pt idx="19">
                  <c:v>15.709999999999999</c:v>
                </c:pt>
                <c:pt idx="20">
                  <c:v>15.88</c:v>
                </c:pt>
                <c:pt idx="21">
                  <c:v>16.059999999999999</c:v>
                </c:pt>
                <c:pt idx="22">
                  <c:v>16.25</c:v>
                </c:pt>
                <c:pt idx="23">
                  <c:v>16.459999999999987</c:v>
                </c:pt>
                <c:pt idx="24">
                  <c:v>6.81</c:v>
                </c:pt>
                <c:pt idx="25">
                  <c:v>7</c:v>
                </c:pt>
                <c:pt idx="26">
                  <c:v>17.489999999999966</c:v>
                </c:pt>
                <c:pt idx="27">
                  <c:v>18.079999999999988</c:v>
                </c:pt>
                <c:pt idx="28">
                  <c:v>18.68</c:v>
                </c:pt>
                <c:pt idx="29">
                  <c:v>19.27</c:v>
                </c:pt>
                <c:pt idx="30">
                  <c:v>19.87</c:v>
                </c:pt>
                <c:pt idx="31">
                  <c:v>20.459999999999987</c:v>
                </c:pt>
                <c:pt idx="32">
                  <c:v>21.05</c:v>
                </c:pt>
                <c:pt idx="33">
                  <c:v>21.64</c:v>
                </c:pt>
                <c:pt idx="34">
                  <c:v>9.09</c:v>
                </c:pt>
                <c:pt idx="35">
                  <c:v>22.84</c:v>
                </c:pt>
                <c:pt idx="36">
                  <c:v>23.43</c:v>
                </c:pt>
                <c:pt idx="37">
                  <c:v>9.83</c:v>
                </c:pt>
                <c:pt idx="38">
                  <c:v>24.62</c:v>
                </c:pt>
                <c:pt idx="39">
                  <c:v>25.2</c:v>
                </c:pt>
                <c:pt idx="40">
                  <c:v>25.79</c:v>
                </c:pt>
                <c:pt idx="41">
                  <c:v>26.37</c:v>
                </c:pt>
                <c:pt idx="42">
                  <c:v>26.959999999999987</c:v>
                </c:pt>
                <c:pt idx="43">
                  <c:v>27.54</c:v>
                </c:pt>
                <c:pt idx="44">
                  <c:v>28.130000000000024</c:v>
                </c:pt>
                <c:pt idx="45">
                  <c:v>28.71</c:v>
                </c:pt>
                <c:pt idx="46">
                  <c:v>29.29</c:v>
                </c:pt>
                <c:pt idx="47">
                  <c:v>29.88</c:v>
                </c:pt>
                <c:pt idx="48">
                  <c:v>30.459999999999987</c:v>
                </c:pt>
                <c:pt idx="49">
                  <c:v>23.79</c:v>
                </c:pt>
                <c:pt idx="50">
                  <c:v>5.46</c:v>
                </c:pt>
                <c:pt idx="51">
                  <c:v>32.24</c:v>
                </c:pt>
                <c:pt idx="52">
                  <c:v>27.2</c:v>
                </c:pt>
              </c:numCache>
            </c:numRef>
          </c:val>
        </c:ser>
        <c:ser>
          <c:idx val="1"/>
          <c:order val="1"/>
          <c:tx>
            <c:v>AC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'3c'!$E$1:$E$54</c:f>
              <c:numCache>
                <c:formatCode>General</c:formatCode>
                <c:ptCount val="54"/>
                <c:pt idx="0">
                  <c:v>-13.48</c:v>
                </c:pt>
                <c:pt idx="1">
                  <c:v>-13.450000000000006</c:v>
                </c:pt>
                <c:pt idx="2">
                  <c:v>-13.41</c:v>
                </c:pt>
                <c:pt idx="3">
                  <c:v>-13.38</c:v>
                </c:pt>
                <c:pt idx="4">
                  <c:v>-13.360000000000012</c:v>
                </c:pt>
                <c:pt idx="5">
                  <c:v>-13.34</c:v>
                </c:pt>
                <c:pt idx="6">
                  <c:v>-13.32</c:v>
                </c:pt>
                <c:pt idx="7">
                  <c:v>-13.3</c:v>
                </c:pt>
                <c:pt idx="8">
                  <c:v>-13.29</c:v>
                </c:pt>
                <c:pt idx="9">
                  <c:v>-13.28</c:v>
                </c:pt>
                <c:pt idx="10">
                  <c:v>-13.28</c:v>
                </c:pt>
                <c:pt idx="11">
                  <c:v>-13.28</c:v>
                </c:pt>
                <c:pt idx="12">
                  <c:v>-13.28</c:v>
                </c:pt>
                <c:pt idx="13">
                  <c:v>-13.29</c:v>
                </c:pt>
                <c:pt idx="14">
                  <c:v>-39.08</c:v>
                </c:pt>
                <c:pt idx="15">
                  <c:v>-39.809999999999995</c:v>
                </c:pt>
                <c:pt idx="16">
                  <c:v>-69.11999999999999</c:v>
                </c:pt>
                <c:pt idx="17">
                  <c:v>-71.75</c:v>
                </c:pt>
                <c:pt idx="18">
                  <c:v>-74.52</c:v>
                </c:pt>
                <c:pt idx="19">
                  <c:v>-77.430000000000007</c:v>
                </c:pt>
                <c:pt idx="20">
                  <c:v>-80.510000000000005</c:v>
                </c:pt>
                <c:pt idx="21">
                  <c:v>-83.740000000000023</c:v>
                </c:pt>
                <c:pt idx="22">
                  <c:v>-87.149999999999991</c:v>
                </c:pt>
                <c:pt idx="23">
                  <c:v>-90.740000000000023</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numCache>
            </c:numRef>
          </c:val>
        </c:ser>
        <c:ser>
          <c:idx val="2"/>
          <c:order val="2"/>
          <c:tx>
            <c:v>BC Relation</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'3c'!$F$1:$F$54</c:f>
              <c:numCache>
                <c:formatCode>General</c:formatCode>
                <c:ptCount val="54"/>
                <c:pt idx="0">
                  <c:v>0.43000000000000038</c:v>
                </c:pt>
                <c:pt idx="1">
                  <c:v>17.760000000000002</c:v>
                </c:pt>
                <c:pt idx="2">
                  <c:v>17.52</c:v>
                </c:pt>
                <c:pt idx="3">
                  <c:v>17.279999999999987</c:v>
                </c:pt>
                <c:pt idx="4">
                  <c:v>17.05</c:v>
                </c:pt>
                <c:pt idx="5">
                  <c:v>16.82</c:v>
                </c:pt>
                <c:pt idx="6">
                  <c:v>16.600000000000001</c:v>
                </c:pt>
                <c:pt idx="7">
                  <c:v>16.37</c:v>
                </c:pt>
                <c:pt idx="8">
                  <c:v>16.149999999999999</c:v>
                </c:pt>
                <c:pt idx="9">
                  <c:v>15.93</c:v>
                </c:pt>
                <c:pt idx="10">
                  <c:v>15.709999999999999</c:v>
                </c:pt>
                <c:pt idx="11">
                  <c:v>15.5</c:v>
                </c:pt>
                <c:pt idx="12">
                  <c:v>15.29</c:v>
                </c:pt>
                <c:pt idx="13">
                  <c:v>15.08</c:v>
                </c:pt>
                <c:pt idx="14">
                  <c:v>6.03</c:v>
                </c:pt>
                <c:pt idx="15">
                  <c:v>15.07</c:v>
                </c:pt>
                <c:pt idx="16">
                  <c:v>6.1199999999999966</c:v>
                </c:pt>
                <c:pt idx="17">
                  <c:v>15.41</c:v>
                </c:pt>
                <c:pt idx="18">
                  <c:v>15.54</c:v>
                </c:pt>
                <c:pt idx="19">
                  <c:v>15.67</c:v>
                </c:pt>
                <c:pt idx="20">
                  <c:v>15.82</c:v>
                </c:pt>
                <c:pt idx="21">
                  <c:v>15.98</c:v>
                </c:pt>
                <c:pt idx="22">
                  <c:v>16.149999999999999</c:v>
                </c:pt>
                <c:pt idx="23">
                  <c:v>16.34</c:v>
                </c:pt>
                <c:pt idx="24">
                  <c:v>16.690000000000001</c:v>
                </c:pt>
                <c:pt idx="25">
                  <c:v>17.03</c:v>
                </c:pt>
                <c:pt idx="26">
                  <c:v>17.27</c:v>
                </c:pt>
                <c:pt idx="27">
                  <c:v>17.84</c:v>
                </c:pt>
                <c:pt idx="28">
                  <c:v>18.420000000000002</c:v>
                </c:pt>
                <c:pt idx="29">
                  <c:v>19</c:v>
                </c:pt>
                <c:pt idx="30">
                  <c:v>19.579999999999988</c:v>
                </c:pt>
                <c:pt idx="31">
                  <c:v>20.16</c:v>
                </c:pt>
                <c:pt idx="32">
                  <c:v>20.75</c:v>
                </c:pt>
                <c:pt idx="33">
                  <c:v>21.330000000000005</c:v>
                </c:pt>
                <c:pt idx="34">
                  <c:v>21.91</c:v>
                </c:pt>
                <c:pt idx="35">
                  <c:v>22.49</c:v>
                </c:pt>
                <c:pt idx="36">
                  <c:v>23.07</c:v>
                </c:pt>
                <c:pt idx="37">
                  <c:v>23.650000000000023</c:v>
                </c:pt>
                <c:pt idx="38">
                  <c:v>24.23</c:v>
                </c:pt>
                <c:pt idx="39">
                  <c:v>24.810000000000024</c:v>
                </c:pt>
                <c:pt idx="40">
                  <c:v>25.39</c:v>
                </c:pt>
                <c:pt idx="41">
                  <c:v>25.97</c:v>
                </c:pt>
                <c:pt idx="42">
                  <c:v>26.55</c:v>
                </c:pt>
                <c:pt idx="43">
                  <c:v>10.61</c:v>
                </c:pt>
                <c:pt idx="44">
                  <c:v>10.860000000000012</c:v>
                </c:pt>
                <c:pt idx="45">
                  <c:v>11.11</c:v>
                </c:pt>
                <c:pt idx="46">
                  <c:v>11.350000000000012</c:v>
                </c:pt>
                <c:pt idx="47">
                  <c:v>11.6</c:v>
                </c:pt>
                <c:pt idx="48">
                  <c:v>11.850000000000012</c:v>
                </c:pt>
                <c:pt idx="49">
                  <c:v>12.1</c:v>
                </c:pt>
                <c:pt idx="50">
                  <c:v>31.310000000000024</c:v>
                </c:pt>
                <c:pt idx="51">
                  <c:v>28.55</c:v>
                </c:pt>
                <c:pt idx="52">
                  <c:v>9.3800000000000008</c:v>
                </c:pt>
                <c:pt idx="53">
                  <c:v>16.16</c:v>
                </c:pt>
              </c:numCache>
            </c:numRef>
          </c:val>
        </c:ser>
        <c:marker val="1"/>
        <c:axId val="59749504"/>
        <c:axId val="59751424"/>
      </c:lineChart>
      <c:catAx>
        <c:axId val="59749504"/>
        <c:scaling>
          <c:orientation val="minMax"/>
        </c:scaling>
        <c:axPos val="b"/>
        <c:title>
          <c:tx>
            <c:rich>
              <a:bodyPr/>
              <a:lstStyle/>
              <a:p>
                <a:pPr>
                  <a:defRPr/>
                </a:pPr>
                <a:r>
                  <a:rPr lang="en-US" sz="1200"/>
                  <a:t>Turns</a:t>
                </a:r>
              </a:p>
            </c:rich>
          </c:tx>
          <c:layout>
            <c:manualLayout>
              <c:xMode val="edge"/>
              <c:yMode val="edge"/>
              <c:x val="0.91905629926488763"/>
              <c:y val="0.47350386607079531"/>
            </c:manualLayout>
          </c:layout>
        </c:title>
        <c:numFmt formatCode="General" sourceLinked="1"/>
        <c:tickLblPos val="nextTo"/>
        <c:crossAx val="59751424"/>
        <c:crossesAt val="0"/>
        <c:auto val="1"/>
        <c:lblAlgn val="ctr"/>
        <c:lblOffset val="50"/>
        <c:tickLblSkip val="5"/>
        <c:tickMarkSkip val="5"/>
      </c:catAx>
      <c:valAx>
        <c:axId val="59751424"/>
        <c:scaling>
          <c:orientation val="minMax"/>
          <c:max val="100"/>
          <c:min val="-100"/>
        </c:scaling>
        <c:axPos val="l"/>
        <c:majorGridlines/>
        <c:numFmt formatCode="General" sourceLinked="1"/>
        <c:tickLblPos val="nextTo"/>
        <c:crossAx val="59749504"/>
        <c:crosses val="autoZero"/>
        <c:crossBetween val="between"/>
      </c:valAx>
    </c:plotArea>
    <c:legend>
      <c:legendPos val="r"/>
      <c:layout>
        <c:manualLayout>
          <c:xMode val="edge"/>
          <c:yMode val="edge"/>
          <c:x val="0.22930689852693534"/>
          <c:y val="0.90373880394995454"/>
          <c:w val="0.53737259226961454"/>
          <c:h val="9.4121441097890141E-2"/>
        </c:manualLayout>
      </c:layout>
    </c:legend>
    <c:plotVisOnly val="1"/>
    <c:dispBlanksAs val="gap"/>
  </c:chart>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43E-2"/>
          <c:y val="7.7034480279006392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30.110000000000017</c:v>
                </c:pt>
                <c:pt idx="2">
                  <c:v>29.87</c:v>
                </c:pt>
                <c:pt idx="3">
                  <c:v>29.650000000000016</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21.810000000000016</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29.150000000000016</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29.810000000000016</c:v>
                </c:pt>
                <c:pt idx="64">
                  <c:v>29.810000000000016</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12.860000000000008</c:v>
                </c:pt>
                <c:pt idx="30">
                  <c:v>10.81</c:v>
                </c:pt>
                <c:pt idx="31">
                  <c:v>10</c:v>
                </c:pt>
                <c:pt idx="32">
                  <c:v>10</c:v>
                </c:pt>
                <c:pt idx="33">
                  <c:v>10</c:v>
                </c:pt>
                <c:pt idx="34">
                  <c:v>10</c:v>
                </c:pt>
                <c:pt idx="35">
                  <c:v>10</c:v>
                </c:pt>
                <c:pt idx="36">
                  <c:v>10</c:v>
                </c:pt>
                <c:pt idx="37">
                  <c:v>10</c:v>
                </c:pt>
                <c:pt idx="38">
                  <c:v>10</c:v>
                </c:pt>
                <c:pt idx="39">
                  <c:v>10</c:v>
                </c:pt>
                <c:pt idx="40">
                  <c:v>10</c:v>
                </c:pt>
                <c:pt idx="41">
                  <c:v>10.360000000000008</c:v>
                </c:pt>
                <c:pt idx="42">
                  <c:v>10.65</c:v>
                </c:pt>
                <c:pt idx="43">
                  <c:v>11.58</c:v>
                </c:pt>
                <c:pt idx="44">
                  <c:v>11.32</c:v>
                </c:pt>
                <c:pt idx="45">
                  <c:v>11.07</c:v>
                </c:pt>
                <c:pt idx="46">
                  <c:v>10.81</c:v>
                </c:pt>
              </c:numCache>
            </c:numRef>
          </c:val>
        </c:ser>
        <c:marker val="1"/>
        <c:axId val="61993344"/>
        <c:axId val="61995264"/>
      </c:lineChart>
      <c:catAx>
        <c:axId val="61993344"/>
        <c:scaling>
          <c:orientation val="minMax"/>
        </c:scaling>
        <c:axPos val="b"/>
        <c:title>
          <c:tx>
            <c:rich>
              <a:bodyPr/>
              <a:lstStyle/>
              <a:p>
                <a:pPr>
                  <a:defRPr/>
                </a:pPr>
                <a:r>
                  <a:rPr lang="en-US" sz="1200"/>
                  <a:t>Turns</a:t>
                </a:r>
              </a:p>
            </c:rich>
          </c:tx>
          <c:layout>
            <c:manualLayout>
              <c:xMode val="edge"/>
              <c:yMode val="edge"/>
              <c:x val="0.8863898364495989"/>
              <c:y val="0.88436342717434258"/>
            </c:manualLayout>
          </c:layout>
        </c:title>
        <c:numFmt formatCode="General" sourceLinked="1"/>
        <c:tickLblPos val="nextTo"/>
        <c:crossAx val="61995264"/>
        <c:crossesAt val="0"/>
        <c:auto val="1"/>
        <c:lblAlgn val="ctr"/>
        <c:lblOffset val="50"/>
        <c:tickLblSkip val="5"/>
        <c:tickMarkSkip val="5"/>
      </c:catAx>
      <c:valAx>
        <c:axId val="61995264"/>
        <c:scaling>
          <c:orientation val="minMax"/>
          <c:max val="100"/>
          <c:min val="0"/>
        </c:scaling>
        <c:axPos val="l"/>
        <c:majorGridlines/>
        <c:numFmt formatCode="General" sourceLinked="1"/>
        <c:tickLblPos val="nextTo"/>
        <c:crossAx val="61993344"/>
        <c:crosses val="autoZero"/>
        <c:crossBetween val="between"/>
      </c:valAx>
    </c:plotArea>
    <c:legend>
      <c:legendPos val="r"/>
      <c:layout>
        <c:manualLayout>
          <c:xMode val="edge"/>
          <c:yMode val="edge"/>
          <c:x val="0.86969418724939662"/>
          <c:y val="0.34626570308848381"/>
          <c:w val="0.11214530594099192"/>
          <c:h val="0.29053866896774977"/>
        </c:manualLayout>
      </c:layout>
    </c:legend>
    <c:plotVisOnly val="1"/>
    <c:dispBlanksAs val="gap"/>
  </c:chart>
  <c:externalData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28E-2"/>
          <c:y val="6.5071784059779498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31.610000000000017</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30.130000000000017</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31.110000000000017</c:v>
                </c:pt>
                <c:pt idx="128">
                  <c:v>21.810000000000016</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28.610000000000017</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22.810000000000016</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-1.1399999999999988</c:v>
                </c:pt>
                <c:pt idx="1">
                  <c:v>-1.1299999999999988</c:v>
                </c:pt>
                <c:pt idx="2">
                  <c:v>17.489999999999974</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15.360000000000008</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15.860000000000008</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0.95000000000000051</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21.150000000000016</c:v>
                </c:pt>
                <c:pt idx="43">
                  <c:v>21.97</c:v>
                </c:pt>
                <c:pt idx="44">
                  <c:v>22.8</c:v>
                </c:pt>
                <c:pt idx="45">
                  <c:v>23.64</c:v>
                </c:pt>
                <c:pt idx="46">
                  <c:v>24.47</c:v>
                </c:pt>
                <c:pt idx="47">
                  <c:v>25.310000000000016</c:v>
                </c:pt>
                <c:pt idx="48">
                  <c:v>26.14</c:v>
                </c:pt>
                <c:pt idx="49">
                  <c:v>26.97</c:v>
                </c:pt>
                <c:pt idx="50">
                  <c:v>27.810000000000016</c:v>
                </c:pt>
                <c:pt idx="51">
                  <c:v>28.82</c:v>
                </c:pt>
                <c:pt idx="52">
                  <c:v>29.810000000000016</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25.110000000000017</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21.630000000000017</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0.85000000000000053</c:v>
                </c:pt>
                <c:pt idx="1">
                  <c:v>17.8</c:v>
                </c:pt>
                <c:pt idx="2">
                  <c:v>17.38</c:v>
                </c:pt>
                <c:pt idx="3">
                  <c:v>16.97</c:v>
                </c:pt>
                <c:pt idx="4">
                  <c:v>16.57</c:v>
                </c:pt>
                <c:pt idx="5">
                  <c:v>16.18</c:v>
                </c:pt>
                <c:pt idx="6">
                  <c:v>15.8</c:v>
                </c:pt>
                <c:pt idx="7">
                  <c:v>15.43</c:v>
                </c:pt>
                <c:pt idx="8">
                  <c:v>15.06</c:v>
                </c:pt>
                <c:pt idx="9">
                  <c:v>14.7</c:v>
                </c:pt>
                <c:pt idx="10">
                  <c:v>14.360000000000008</c:v>
                </c:pt>
                <c:pt idx="11">
                  <c:v>14.02</c:v>
                </c:pt>
                <c:pt idx="12">
                  <c:v>13.850000000000009</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18.130000000000017</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62207104"/>
        <c:axId val="62209024"/>
      </c:lineChart>
      <c:catAx>
        <c:axId val="62207104"/>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62209024"/>
        <c:crossesAt val="0"/>
        <c:auto val="1"/>
        <c:lblAlgn val="ctr"/>
        <c:lblOffset val="50"/>
        <c:tickLblSkip val="5"/>
        <c:tickMarkSkip val="5"/>
      </c:catAx>
      <c:valAx>
        <c:axId val="62209024"/>
        <c:scaling>
          <c:orientation val="minMax"/>
          <c:max val="100"/>
          <c:min val="-100"/>
        </c:scaling>
        <c:axPos val="l"/>
        <c:majorGridlines/>
        <c:numFmt formatCode="General" sourceLinked="1"/>
        <c:tickLblPos val="nextTo"/>
        <c:crossAx val="62207104"/>
        <c:crosses val="autoZero"/>
        <c:crossBetween val="between"/>
      </c:valAx>
    </c:plotArea>
    <c:legend>
      <c:legendPos val="r"/>
      <c:layout>
        <c:manualLayout>
          <c:xMode val="edge"/>
          <c:yMode val="edge"/>
          <c:x val="7.0167132334264679E-2"/>
          <c:y val="0.91466775669434763"/>
          <c:w val="0.81264143594954008"/>
          <c:h val="8.3192346858282362E-2"/>
        </c:manualLayout>
      </c:layout>
    </c:legend>
    <c:plotVisOnly val="1"/>
    <c:dispBlanksAs val="gap"/>
  </c:chart>
  <c:externalData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174E-2"/>
          <c:y val="4.3744531933508551E-4"/>
        </c:manualLayout>
      </c:layout>
    </c:title>
    <c:plotArea>
      <c:layout>
        <c:manualLayout>
          <c:layoutTarget val="inner"/>
          <c:xMode val="edge"/>
          <c:yMode val="edge"/>
          <c:x val="6.5560917788502274E-2"/>
          <c:y val="8.5586678714341044E-2"/>
          <c:w val="0.81495216323765862"/>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30.110000000000017</c:v>
                </c:pt>
                <c:pt idx="2">
                  <c:v>29.85</c:v>
                </c:pt>
                <c:pt idx="3">
                  <c:v>29.6</c:v>
                </c:pt>
                <c:pt idx="4">
                  <c:v>29.36</c:v>
                </c:pt>
                <c:pt idx="5">
                  <c:v>29.130000000000017</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28.130000000000017</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18.130000000000017</c:v>
                </c:pt>
                <c:pt idx="21">
                  <c:v>17.649999999999999</c:v>
                </c:pt>
                <c:pt idx="22">
                  <c:v>17.34</c:v>
                </c:pt>
                <c:pt idx="23">
                  <c:v>16.989999999999974</c:v>
                </c:pt>
                <c:pt idx="24">
                  <c:v>16.610000000000017</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12.350000000000009</c:v>
                </c:pt>
                <c:pt idx="61">
                  <c:v>12.360000000000008</c:v>
                </c:pt>
                <c:pt idx="62">
                  <c:v>12.229999999999999</c:v>
                </c:pt>
                <c:pt idx="63">
                  <c:v>14.11</c:v>
                </c:pt>
                <c:pt idx="64">
                  <c:v>15</c:v>
                </c:pt>
                <c:pt idx="65">
                  <c:v>17.88</c:v>
                </c:pt>
                <c:pt idx="66">
                  <c:v>20.650000000000016</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28.650000000000016</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27.610000000000017</c:v>
                </c:pt>
                <c:pt idx="8">
                  <c:v>27.279999999999987</c:v>
                </c:pt>
                <c:pt idx="9">
                  <c:v>26.97</c:v>
                </c:pt>
                <c:pt idx="10">
                  <c:v>26.67</c:v>
                </c:pt>
                <c:pt idx="11">
                  <c:v>26.38</c:v>
                </c:pt>
                <c:pt idx="12">
                  <c:v>26.5</c:v>
                </c:pt>
                <c:pt idx="13">
                  <c:v>28.150000000000016</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24.630000000000017</c:v>
                </c:pt>
                <c:pt idx="67">
                  <c:v>25.25</c:v>
                </c:pt>
                <c:pt idx="68">
                  <c:v>28.06</c:v>
                </c:pt>
                <c:pt idx="69">
                  <c:v>27.419999999999987</c:v>
                </c:pt>
                <c:pt idx="70">
                  <c:v>24.77</c:v>
                </c:pt>
                <c:pt idx="71">
                  <c:v>22.57</c:v>
                </c:pt>
                <c:pt idx="72">
                  <c:v>20.170000000000005</c:v>
                </c:pt>
                <c:pt idx="73">
                  <c:v>17.57</c:v>
                </c:pt>
                <c:pt idx="74">
                  <c:v>16.29</c:v>
                </c:pt>
                <c:pt idx="75">
                  <c:v>13.350000000000009</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23.810000000000016</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62261120"/>
        <c:axId val="62263296"/>
      </c:lineChart>
      <c:catAx>
        <c:axId val="62261120"/>
        <c:scaling>
          <c:orientation val="minMax"/>
        </c:scaling>
        <c:axPos val="b"/>
        <c:title>
          <c:tx>
            <c:rich>
              <a:bodyPr/>
              <a:lstStyle/>
              <a:p>
                <a:pPr>
                  <a:defRPr/>
                </a:pPr>
                <a:r>
                  <a:rPr lang="en-US" sz="1200"/>
                  <a:t>Turns</a:t>
                </a:r>
              </a:p>
            </c:rich>
          </c:tx>
          <c:layout>
            <c:manualLayout>
              <c:xMode val="edge"/>
              <c:yMode val="edge"/>
              <c:x val="0.90159698586063641"/>
              <c:y val="0.88744259426588068"/>
            </c:manualLayout>
          </c:layout>
        </c:title>
        <c:numFmt formatCode="General" sourceLinked="1"/>
        <c:tickLblPos val="nextTo"/>
        <c:crossAx val="62263296"/>
        <c:crossesAt val="0"/>
        <c:auto val="1"/>
        <c:lblAlgn val="ctr"/>
        <c:lblOffset val="50"/>
        <c:tickLblSkip val="10"/>
        <c:tickMarkSkip val="5"/>
      </c:catAx>
      <c:valAx>
        <c:axId val="62263296"/>
        <c:scaling>
          <c:orientation val="minMax"/>
          <c:max val="100"/>
          <c:min val="0"/>
        </c:scaling>
        <c:axPos val="l"/>
        <c:majorGridlines/>
        <c:numFmt formatCode="General" sourceLinked="1"/>
        <c:tickLblPos val="nextTo"/>
        <c:crossAx val="62261120"/>
        <c:crosses val="autoZero"/>
        <c:crossBetween val="between"/>
      </c:valAx>
    </c:plotArea>
    <c:legend>
      <c:legendPos val="r"/>
      <c:layout>
        <c:manualLayout>
          <c:xMode val="edge"/>
          <c:yMode val="edge"/>
          <c:x val="0.87198391330116065"/>
          <c:y val="0.39306857134661577"/>
          <c:w val="0.12495808991617999"/>
          <c:h val="0.2661913572278875"/>
        </c:manualLayout>
      </c:layout>
    </c:legend>
    <c:plotVisOnly val="1"/>
    <c:dispBlanksAs val="gap"/>
  </c:chart>
  <c:externalData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5329630441039389E-2"/>
          <c:y val="6.743496685555829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Sheet8!$G$1:$G$101</c:f>
              <c:numCache>
                <c:formatCode>General</c:formatCode>
                <c:ptCount val="10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-11.99</c:v>
                </c:pt>
                <c:pt idx="13">
                  <c:v>-11.83</c:v>
                </c:pt>
                <c:pt idx="14">
                  <c:v>-11.66</c:v>
                </c:pt>
                <c:pt idx="15">
                  <c:v>-11.5</c:v>
                </c:pt>
                <c:pt idx="16">
                  <c:v>-11.350000000000005</c:v>
                </c:pt>
                <c:pt idx="17">
                  <c:v>-11.209999999999999</c:v>
                </c:pt>
                <c:pt idx="18">
                  <c:v>-11.05</c:v>
                </c:pt>
                <c:pt idx="19">
                  <c:v>-10.9</c:v>
                </c:pt>
                <c:pt idx="20">
                  <c:v>-10.75</c:v>
                </c:pt>
                <c:pt idx="21">
                  <c:v>-10.57</c:v>
                </c:pt>
                <c:pt idx="22">
                  <c:v>-10.38</c:v>
                </c:pt>
                <c:pt idx="23">
                  <c:v>-10.18</c:v>
                </c:pt>
                <c:pt idx="24">
                  <c:v>-16.22</c:v>
                </c:pt>
                <c:pt idx="25">
                  <c:v>-15.89</c:v>
                </c:pt>
                <c:pt idx="26">
                  <c:v>-15.54</c:v>
                </c:pt>
                <c:pt idx="27">
                  <c:v>-15.15</c:v>
                </c:pt>
                <c:pt idx="28">
                  <c:v>-14.76</c:v>
                </c:pt>
                <c:pt idx="29">
                  <c:v>-14.34</c:v>
                </c:pt>
                <c:pt idx="30">
                  <c:v>-13.88</c:v>
                </c:pt>
                <c:pt idx="31">
                  <c:v>-13.450000000000005</c:v>
                </c:pt>
                <c:pt idx="32">
                  <c:v>-19.23</c:v>
                </c:pt>
                <c:pt idx="33">
                  <c:v>-18.72</c:v>
                </c:pt>
                <c:pt idx="34">
                  <c:v>-18.170000000000005</c:v>
                </c:pt>
                <c:pt idx="35">
                  <c:v>-17.66</c:v>
                </c:pt>
                <c:pt idx="36">
                  <c:v>-17.13000000000001</c:v>
                </c:pt>
                <c:pt idx="37">
                  <c:v>-16.55</c:v>
                </c:pt>
                <c:pt idx="38">
                  <c:v>-15.93</c:v>
                </c:pt>
                <c:pt idx="39">
                  <c:v>-22.09</c:v>
                </c:pt>
                <c:pt idx="40">
                  <c:v>-47.75</c:v>
                </c:pt>
                <c:pt idx="41">
                  <c:v>-50.67</c:v>
                </c:pt>
                <c:pt idx="42">
                  <c:v>-51.43</c:v>
                </c:pt>
                <c:pt idx="43">
                  <c:v>-51.83</c:v>
                </c:pt>
                <c:pt idx="44">
                  <c:v>-54.67</c:v>
                </c:pt>
                <c:pt idx="45">
                  <c:v>-72.52</c:v>
                </c:pt>
                <c:pt idx="46">
                  <c:v>-75.569999999999993</c:v>
                </c:pt>
                <c:pt idx="47">
                  <c:v>-78.819999999999993</c:v>
                </c:pt>
                <c:pt idx="48">
                  <c:v>-82.149999999999991</c:v>
                </c:pt>
                <c:pt idx="49">
                  <c:v>-88.75</c:v>
                </c:pt>
                <c:pt idx="50">
                  <c:v>-93.34</c:v>
                </c:pt>
                <c:pt idx="51">
                  <c:v>-98.13</c:v>
                </c:pt>
                <c:pt idx="52">
                  <c:v>-100</c:v>
                </c:pt>
                <c:pt idx="53">
                  <c:v>-100</c:v>
                </c:pt>
                <c:pt idx="54">
                  <c:v>-100</c:v>
                </c:pt>
                <c:pt idx="55">
                  <c:v>-100</c:v>
                </c:pt>
                <c:pt idx="56">
                  <c:v>-100</c:v>
                </c:pt>
                <c:pt idx="57">
                  <c:v>-100</c:v>
                </c:pt>
                <c:pt idx="58">
                  <c:v>-100</c:v>
                </c:pt>
                <c:pt idx="59">
                  <c:v>-100</c:v>
                </c:pt>
                <c:pt idx="60">
                  <c:v>-100</c:v>
                </c:pt>
                <c:pt idx="61">
                  <c:v>-99.7</c:v>
                </c:pt>
                <c:pt idx="62">
                  <c:v>-99.28</c:v>
                </c:pt>
                <c:pt idx="63">
                  <c:v>-100</c:v>
                </c:pt>
                <c:pt idx="64">
                  <c:v>-100</c:v>
                </c:pt>
                <c:pt idx="65">
                  <c:v>-100</c:v>
                </c:pt>
                <c:pt idx="66">
                  <c:v>-100</c:v>
                </c:pt>
                <c:pt idx="67">
                  <c:v>-99.990000000000023</c:v>
                </c:pt>
                <c:pt idx="68">
                  <c:v>-98.710000000000022</c:v>
                </c:pt>
                <c:pt idx="69">
                  <c:v>-97.43</c:v>
                </c:pt>
                <c:pt idx="70">
                  <c:v>-96.440000000000026</c:v>
                </c:pt>
                <c:pt idx="71">
                  <c:v>-98.08</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numCache>
            </c:numRef>
          </c:val>
        </c:ser>
        <c:ser>
          <c:idx val="1"/>
          <c:order val="1"/>
          <c:tx>
            <c:v>Relation AC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Sheet8!$H$1:$H$101</c:f>
              <c:numCache>
                <c:formatCode>General</c:formatCode>
                <c:ptCount val="101"/>
                <c:pt idx="0">
                  <c:v>4.99</c:v>
                </c:pt>
                <c:pt idx="1">
                  <c:v>17.88</c:v>
                </c:pt>
                <c:pt idx="2">
                  <c:v>17.649999999999999</c:v>
                </c:pt>
                <c:pt idx="3">
                  <c:v>17.420000000000002</c:v>
                </c:pt>
                <c:pt idx="4">
                  <c:v>17.2</c:v>
                </c:pt>
                <c:pt idx="5">
                  <c:v>16.97999999999999</c:v>
                </c:pt>
                <c:pt idx="6">
                  <c:v>16.77</c:v>
                </c:pt>
                <c:pt idx="7">
                  <c:v>16.559999999999999</c:v>
                </c:pt>
                <c:pt idx="8">
                  <c:v>16.36</c:v>
                </c:pt>
                <c:pt idx="9">
                  <c:v>16.16</c:v>
                </c:pt>
                <c:pt idx="10">
                  <c:v>15.97</c:v>
                </c:pt>
                <c:pt idx="11">
                  <c:v>15.77</c:v>
                </c:pt>
                <c:pt idx="12">
                  <c:v>16.670000000000005</c:v>
                </c:pt>
                <c:pt idx="13">
                  <c:v>17.72</c:v>
                </c:pt>
                <c:pt idx="14">
                  <c:v>17.72</c:v>
                </c:pt>
                <c:pt idx="15">
                  <c:v>17.73</c:v>
                </c:pt>
                <c:pt idx="16">
                  <c:v>17.77999999999999</c:v>
                </c:pt>
                <c:pt idx="17">
                  <c:v>18</c:v>
                </c:pt>
                <c:pt idx="18">
                  <c:v>18.190000000000001</c:v>
                </c:pt>
                <c:pt idx="19">
                  <c:v>18.43</c:v>
                </c:pt>
                <c:pt idx="20">
                  <c:v>18.8</c:v>
                </c:pt>
                <c:pt idx="21">
                  <c:v>19.149999999999999</c:v>
                </c:pt>
                <c:pt idx="22">
                  <c:v>19.5</c:v>
                </c:pt>
                <c:pt idx="23">
                  <c:v>19.87</c:v>
                </c:pt>
                <c:pt idx="24">
                  <c:v>20.29</c:v>
                </c:pt>
                <c:pt idx="25">
                  <c:v>20.69</c:v>
                </c:pt>
                <c:pt idx="26">
                  <c:v>21.11000000000001</c:v>
                </c:pt>
                <c:pt idx="27">
                  <c:v>21.54</c:v>
                </c:pt>
                <c:pt idx="28">
                  <c:v>19.87</c:v>
                </c:pt>
                <c:pt idx="29">
                  <c:v>20.309999999999999</c:v>
                </c:pt>
                <c:pt idx="30">
                  <c:v>20.74</c:v>
                </c:pt>
                <c:pt idx="31">
                  <c:v>21.19</c:v>
                </c:pt>
                <c:pt idx="32">
                  <c:v>18.93</c:v>
                </c:pt>
                <c:pt idx="33">
                  <c:v>19.37</c:v>
                </c:pt>
                <c:pt idx="34">
                  <c:v>19.8</c:v>
                </c:pt>
                <c:pt idx="35">
                  <c:v>20.23</c:v>
                </c:pt>
                <c:pt idx="36">
                  <c:v>20.63000000000001</c:v>
                </c:pt>
                <c:pt idx="37">
                  <c:v>21.02</c:v>
                </c:pt>
                <c:pt idx="38">
                  <c:v>21.39</c:v>
                </c:pt>
                <c:pt idx="39">
                  <c:v>19.809999999999999</c:v>
                </c:pt>
                <c:pt idx="40">
                  <c:v>18.309999999999999</c:v>
                </c:pt>
                <c:pt idx="41">
                  <c:v>16.760000000000002</c:v>
                </c:pt>
                <c:pt idx="42">
                  <c:v>26.7</c:v>
                </c:pt>
                <c:pt idx="43">
                  <c:v>27.32</c:v>
                </c:pt>
                <c:pt idx="44">
                  <c:v>27.95</c:v>
                </c:pt>
                <c:pt idx="45">
                  <c:v>28.67</c:v>
                </c:pt>
                <c:pt idx="46">
                  <c:v>29.43</c:v>
                </c:pt>
                <c:pt idx="47">
                  <c:v>30.2</c:v>
                </c:pt>
                <c:pt idx="48">
                  <c:v>28.1</c:v>
                </c:pt>
                <c:pt idx="49">
                  <c:v>25.91</c:v>
                </c:pt>
                <c:pt idx="50">
                  <c:v>26.63000000000001</c:v>
                </c:pt>
                <c:pt idx="51">
                  <c:v>24.23</c:v>
                </c:pt>
                <c:pt idx="52">
                  <c:v>21.68</c:v>
                </c:pt>
                <c:pt idx="53">
                  <c:v>32.1</c:v>
                </c:pt>
                <c:pt idx="54">
                  <c:v>29.43</c:v>
                </c:pt>
                <c:pt idx="55">
                  <c:v>17.16</c:v>
                </c:pt>
                <c:pt idx="56">
                  <c:v>37.379999999999995</c:v>
                </c:pt>
                <c:pt idx="57">
                  <c:v>33.1</c:v>
                </c:pt>
                <c:pt idx="58">
                  <c:v>28.73</c:v>
                </c:pt>
                <c:pt idx="59">
                  <c:v>28.87</c:v>
                </c:pt>
                <c:pt idx="60">
                  <c:v>24.29</c:v>
                </c:pt>
                <c:pt idx="61">
                  <c:v>33.42</c:v>
                </c:pt>
                <c:pt idx="62">
                  <c:v>28.63000000000001</c:v>
                </c:pt>
                <c:pt idx="63">
                  <c:v>28.72</c:v>
                </c:pt>
                <c:pt idx="64">
                  <c:v>28.8</c:v>
                </c:pt>
                <c:pt idx="65">
                  <c:v>28.88</c:v>
                </c:pt>
                <c:pt idx="66">
                  <c:v>23.77</c:v>
                </c:pt>
                <c:pt idx="67">
                  <c:v>19.149999999999999</c:v>
                </c:pt>
                <c:pt idx="68">
                  <c:v>38.949999999999996</c:v>
                </c:pt>
                <c:pt idx="69">
                  <c:v>32.370000000000005</c:v>
                </c:pt>
                <c:pt idx="70">
                  <c:v>25.759999999999991</c:v>
                </c:pt>
              </c:numCache>
            </c:numRef>
          </c:val>
        </c:ser>
        <c:ser>
          <c:idx val="2"/>
          <c:order val="2"/>
          <c:tx>
            <c:v>Relation AD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Sheet8!$I$1:$I$101</c:f>
              <c:numCache>
                <c:formatCode>General</c:formatCode>
                <c:ptCount val="10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-6.96</c:v>
                </c:pt>
                <c:pt idx="13">
                  <c:v>-6.9700000000000024</c:v>
                </c:pt>
                <c:pt idx="14">
                  <c:v>-6.9700000000000024</c:v>
                </c:pt>
                <c:pt idx="15">
                  <c:v>-6.98</c:v>
                </c:pt>
                <c:pt idx="16">
                  <c:v>-6.99</c:v>
                </c:pt>
                <c:pt idx="17">
                  <c:v>-7</c:v>
                </c:pt>
                <c:pt idx="18">
                  <c:v>-6.98</c:v>
                </c:pt>
                <c:pt idx="19">
                  <c:v>-6.96</c:v>
                </c:pt>
                <c:pt idx="20">
                  <c:v>-6.9300000000000024</c:v>
                </c:pt>
                <c:pt idx="21">
                  <c:v>-6.89</c:v>
                </c:pt>
                <c:pt idx="22">
                  <c:v>-6.85</c:v>
                </c:pt>
                <c:pt idx="23">
                  <c:v>-6.8</c:v>
                </c:pt>
                <c:pt idx="24">
                  <c:v>-6.76</c:v>
                </c:pt>
                <c:pt idx="25">
                  <c:v>-6.71</c:v>
                </c:pt>
                <c:pt idx="26">
                  <c:v>-6.6599999999999975</c:v>
                </c:pt>
                <c:pt idx="27">
                  <c:v>-6.6099999999999985</c:v>
                </c:pt>
                <c:pt idx="28">
                  <c:v>-6.57</c:v>
                </c:pt>
                <c:pt idx="29">
                  <c:v>-6.53</c:v>
                </c:pt>
                <c:pt idx="30">
                  <c:v>-6.49</c:v>
                </c:pt>
                <c:pt idx="31">
                  <c:v>-6.4300000000000024</c:v>
                </c:pt>
                <c:pt idx="32">
                  <c:v>-8.42</c:v>
                </c:pt>
                <c:pt idx="33">
                  <c:v>-8.3700000000000028</c:v>
                </c:pt>
                <c:pt idx="34">
                  <c:v>-8.32</c:v>
                </c:pt>
                <c:pt idx="35">
                  <c:v>-8.25</c:v>
                </c:pt>
                <c:pt idx="36">
                  <c:v>-8.120000000000001</c:v>
                </c:pt>
                <c:pt idx="37">
                  <c:v>-7.99</c:v>
                </c:pt>
                <c:pt idx="38">
                  <c:v>-7.85</c:v>
                </c:pt>
                <c:pt idx="39">
                  <c:v>-7.79</c:v>
                </c:pt>
                <c:pt idx="40">
                  <c:v>-7.87</c:v>
                </c:pt>
                <c:pt idx="41">
                  <c:v>-8.01</c:v>
                </c:pt>
                <c:pt idx="42">
                  <c:v>-8.0500000000000007</c:v>
                </c:pt>
                <c:pt idx="43">
                  <c:v>-8.07</c:v>
                </c:pt>
                <c:pt idx="44">
                  <c:v>-8.09</c:v>
                </c:pt>
                <c:pt idx="45">
                  <c:v>-8.16</c:v>
                </c:pt>
                <c:pt idx="46">
                  <c:v>-12.65</c:v>
                </c:pt>
                <c:pt idx="47">
                  <c:v>-12.850000000000005</c:v>
                </c:pt>
                <c:pt idx="48">
                  <c:v>-13.08</c:v>
                </c:pt>
                <c:pt idx="49">
                  <c:v>-13.360000000000005</c:v>
                </c:pt>
                <c:pt idx="50">
                  <c:v>-13.66</c:v>
                </c:pt>
                <c:pt idx="51">
                  <c:v>-14</c:v>
                </c:pt>
                <c:pt idx="52">
                  <c:v>-14.38</c:v>
                </c:pt>
                <c:pt idx="53">
                  <c:v>-14.67</c:v>
                </c:pt>
                <c:pt idx="54">
                  <c:v>-14.97</c:v>
                </c:pt>
                <c:pt idx="55">
                  <c:v>-19.149999999999999</c:v>
                </c:pt>
                <c:pt idx="56">
                  <c:v>-19.420000000000002</c:v>
                </c:pt>
                <c:pt idx="57">
                  <c:v>-19.71</c:v>
                </c:pt>
                <c:pt idx="58">
                  <c:v>-20.04</c:v>
                </c:pt>
                <c:pt idx="59">
                  <c:v>-22.77</c:v>
                </c:pt>
                <c:pt idx="60">
                  <c:v>-23.12</c:v>
                </c:pt>
                <c:pt idx="61">
                  <c:v>-23.330000000000005</c:v>
                </c:pt>
                <c:pt idx="62">
                  <c:v>-23.56</c:v>
                </c:pt>
                <c:pt idx="63">
                  <c:v>-23.77</c:v>
                </c:pt>
                <c:pt idx="64">
                  <c:v>-23.95999999999999</c:v>
                </c:pt>
                <c:pt idx="65">
                  <c:v>-24.14</c:v>
                </c:pt>
                <c:pt idx="66">
                  <c:v>-24.34</c:v>
                </c:pt>
                <c:pt idx="67">
                  <c:v>-31.72</c:v>
                </c:pt>
                <c:pt idx="68">
                  <c:v>-31.759999999999991</c:v>
                </c:pt>
                <c:pt idx="69">
                  <c:v>-31.86</c:v>
                </c:pt>
                <c:pt idx="70">
                  <c:v>-32.04</c:v>
                </c:pt>
                <c:pt idx="71">
                  <c:v>19.63000000000001</c:v>
                </c:pt>
                <c:pt idx="72">
                  <c:v>18.75</c:v>
                </c:pt>
                <c:pt idx="73">
                  <c:v>17.920000000000002</c:v>
                </c:pt>
                <c:pt idx="74">
                  <c:v>13.59</c:v>
                </c:pt>
                <c:pt idx="75">
                  <c:v>9.6</c:v>
                </c:pt>
                <c:pt idx="76">
                  <c:v>12.57</c:v>
                </c:pt>
                <c:pt idx="77">
                  <c:v>8.850000000000005</c:v>
                </c:pt>
                <c:pt idx="78">
                  <c:v>14.84</c:v>
                </c:pt>
                <c:pt idx="79">
                  <c:v>14.28</c:v>
                </c:pt>
                <c:pt idx="80">
                  <c:v>11.08</c:v>
                </c:pt>
                <c:pt idx="81">
                  <c:v>8.2399999999999984</c:v>
                </c:pt>
                <c:pt idx="82">
                  <c:v>11.7</c:v>
                </c:pt>
                <c:pt idx="83">
                  <c:v>12.04</c:v>
                </c:pt>
                <c:pt idx="84">
                  <c:v>12.38</c:v>
                </c:pt>
                <c:pt idx="85">
                  <c:v>12.719999999999999</c:v>
                </c:pt>
                <c:pt idx="86">
                  <c:v>13.07</c:v>
                </c:pt>
                <c:pt idx="87">
                  <c:v>10.7</c:v>
                </c:pt>
                <c:pt idx="88">
                  <c:v>17.63000000000001</c:v>
                </c:pt>
                <c:pt idx="89">
                  <c:v>18.079999999999988</c:v>
                </c:pt>
                <c:pt idx="90">
                  <c:v>18.53</c:v>
                </c:pt>
                <c:pt idx="91">
                  <c:v>18.989999999999981</c:v>
                </c:pt>
                <c:pt idx="92">
                  <c:v>19.45</c:v>
                </c:pt>
                <c:pt idx="93">
                  <c:v>12.7</c:v>
                </c:pt>
                <c:pt idx="94">
                  <c:v>12.99</c:v>
                </c:pt>
                <c:pt idx="95">
                  <c:v>13.26</c:v>
                </c:pt>
                <c:pt idx="96">
                  <c:v>13.860000000000005</c:v>
                </c:pt>
                <c:pt idx="97">
                  <c:v>14.49</c:v>
                </c:pt>
                <c:pt idx="98">
                  <c:v>15.17</c:v>
                </c:pt>
                <c:pt idx="99">
                  <c:v>8.5300000000000011</c:v>
                </c:pt>
                <c:pt idx="100">
                  <c:v>24.39</c:v>
                </c:pt>
              </c:numCache>
            </c:numRef>
          </c:val>
        </c:ser>
        <c:ser>
          <c:idx val="3"/>
          <c:order val="3"/>
          <c:tx>
            <c:v>Relation AE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Sheet8!$J$1:$J$101</c:f>
              <c:numCache>
                <c:formatCode>General</c:formatCode>
                <c:ptCount val="101"/>
                <c:pt idx="0">
                  <c:v>-1.1399999999999992</c:v>
                </c:pt>
                <c:pt idx="1">
                  <c:v>-1.1299999999999992</c:v>
                </c:pt>
                <c:pt idx="2">
                  <c:v>17.489999999999981</c:v>
                </c:pt>
                <c:pt idx="3">
                  <c:v>17.12</c:v>
                </c:pt>
                <c:pt idx="4">
                  <c:v>16.77</c:v>
                </c:pt>
                <c:pt idx="5">
                  <c:v>16.420000000000002</c:v>
                </c:pt>
                <c:pt idx="6">
                  <c:v>16.079999999999988</c:v>
                </c:pt>
                <c:pt idx="7">
                  <c:v>15.75</c:v>
                </c:pt>
                <c:pt idx="8">
                  <c:v>15.42</c:v>
                </c:pt>
                <c:pt idx="9">
                  <c:v>15.1</c:v>
                </c:pt>
                <c:pt idx="10">
                  <c:v>14.79</c:v>
                </c:pt>
                <c:pt idx="11">
                  <c:v>14.48</c:v>
                </c:pt>
                <c:pt idx="12">
                  <c:v>14.18</c:v>
                </c:pt>
                <c:pt idx="13">
                  <c:v>13.9</c:v>
                </c:pt>
                <c:pt idx="14">
                  <c:v>13.61</c:v>
                </c:pt>
                <c:pt idx="15">
                  <c:v>13.33</c:v>
                </c:pt>
                <c:pt idx="16">
                  <c:v>10.49</c:v>
                </c:pt>
                <c:pt idx="17">
                  <c:v>7.8</c:v>
                </c:pt>
                <c:pt idx="18">
                  <c:v>12.97</c:v>
                </c:pt>
                <c:pt idx="19">
                  <c:v>10.220000000000001</c:v>
                </c:pt>
                <c:pt idx="20">
                  <c:v>7.53</c:v>
                </c:pt>
                <c:pt idx="21">
                  <c:v>13.15</c:v>
                </c:pt>
                <c:pt idx="22">
                  <c:v>13.25</c:v>
                </c:pt>
                <c:pt idx="23">
                  <c:v>13.370000000000005</c:v>
                </c:pt>
                <c:pt idx="24">
                  <c:v>13.56</c:v>
                </c:pt>
                <c:pt idx="25">
                  <c:v>13.76</c:v>
                </c:pt>
                <c:pt idx="26">
                  <c:v>13.98</c:v>
                </c:pt>
                <c:pt idx="27">
                  <c:v>14.209999999999999</c:v>
                </c:pt>
                <c:pt idx="28">
                  <c:v>14.47</c:v>
                </c:pt>
                <c:pt idx="29">
                  <c:v>14.7</c:v>
                </c:pt>
                <c:pt idx="30">
                  <c:v>14.93</c:v>
                </c:pt>
                <c:pt idx="31">
                  <c:v>11.98</c:v>
                </c:pt>
                <c:pt idx="32">
                  <c:v>12.26</c:v>
                </c:pt>
                <c:pt idx="33">
                  <c:v>12.450000000000005</c:v>
                </c:pt>
                <c:pt idx="34">
                  <c:v>12.629999999999999</c:v>
                </c:pt>
                <c:pt idx="35">
                  <c:v>9.8000000000000007</c:v>
                </c:pt>
                <c:pt idx="36">
                  <c:v>13.15</c:v>
                </c:pt>
                <c:pt idx="37">
                  <c:v>13.239999999999998</c:v>
                </c:pt>
                <c:pt idx="38">
                  <c:v>13.33</c:v>
                </c:pt>
                <c:pt idx="39">
                  <c:v>13.46</c:v>
                </c:pt>
                <c:pt idx="40">
                  <c:v>13.7</c:v>
                </c:pt>
                <c:pt idx="41">
                  <c:v>13.97</c:v>
                </c:pt>
                <c:pt idx="42">
                  <c:v>11.6</c:v>
                </c:pt>
                <c:pt idx="43">
                  <c:v>17.59</c:v>
                </c:pt>
                <c:pt idx="44">
                  <c:v>17.77</c:v>
                </c:pt>
                <c:pt idx="45">
                  <c:v>18.079999999999988</c:v>
                </c:pt>
                <c:pt idx="46">
                  <c:v>18.439999999999991</c:v>
                </c:pt>
                <c:pt idx="47">
                  <c:v>18.84</c:v>
                </c:pt>
                <c:pt idx="48">
                  <c:v>19.27999999999999</c:v>
                </c:pt>
                <c:pt idx="49">
                  <c:v>19.809999999999999</c:v>
                </c:pt>
                <c:pt idx="50">
                  <c:v>20.37</c:v>
                </c:pt>
                <c:pt idx="51">
                  <c:v>20.99</c:v>
                </c:pt>
                <c:pt idx="52">
                  <c:v>21.66</c:v>
                </c:pt>
                <c:pt idx="53">
                  <c:v>22.23</c:v>
                </c:pt>
                <c:pt idx="54">
                  <c:v>22.830000000000005</c:v>
                </c:pt>
                <c:pt idx="55">
                  <c:v>28.95</c:v>
                </c:pt>
                <c:pt idx="56">
                  <c:v>29.52</c:v>
                </c:pt>
                <c:pt idx="57">
                  <c:v>30.12</c:v>
                </c:pt>
                <c:pt idx="58">
                  <c:v>30.75</c:v>
                </c:pt>
                <c:pt idx="59">
                  <c:v>31.4</c:v>
                </c:pt>
                <c:pt idx="60">
                  <c:v>32.07</c:v>
                </c:pt>
                <c:pt idx="61">
                  <c:v>32.58</c:v>
                </c:pt>
                <c:pt idx="62">
                  <c:v>33.120000000000012</c:v>
                </c:pt>
                <c:pt idx="63">
                  <c:v>33.65</c:v>
                </c:pt>
                <c:pt idx="64">
                  <c:v>34.17</c:v>
                </c:pt>
                <c:pt idx="65">
                  <c:v>34.660000000000011</c:v>
                </c:pt>
                <c:pt idx="66">
                  <c:v>35.21</c:v>
                </c:pt>
                <c:pt idx="67">
                  <c:v>43.48</c:v>
                </c:pt>
                <c:pt idx="68">
                  <c:v>43.809999999999995</c:v>
                </c:pt>
                <c:pt idx="69">
                  <c:v>44.190000000000012</c:v>
                </c:pt>
                <c:pt idx="70">
                  <c:v>44.620000000000012</c:v>
                </c:pt>
                <c:pt idx="71">
                  <c:v>43.65</c:v>
                </c:pt>
                <c:pt idx="72">
                  <c:v>42.849999999999994</c:v>
                </c:pt>
                <c:pt idx="73">
                  <c:v>42.15</c:v>
                </c:pt>
                <c:pt idx="74">
                  <c:v>38.790000000000013</c:v>
                </c:pt>
                <c:pt idx="75">
                  <c:v>35.620000000000012</c:v>
                </c:pt>
                <c:pt idx="76">
                  <c:v>32.56</c:v>
                </c:pt>
                <c:pt idx="77">
                  <c:v>29.62</c:v>
                </c:pt>
                <c:pt idx="78">
                  <c:v>29.54</c:v>
                </c:pt>
                <c:pt idx="79">
                  <c:v>29.52</c:v>
                </c:pt>
                <c:pt idx="80">
                  <c:v>26.71</c:v>
                </c:pt>
                <c:pt idx="81">
                  <c:v>23.939999999999991</c:v>
                </c:pt>
                <c:pt idx="82">
                  <c:v>21.16</c:v>
                </c:pt>
                <c:pt idx="83">
                  <c:v>21.259999999999991</c:v>
                </c:pt>
                <c:pt idx="84">
                  <c:v>21.36</c:v>
                </c:pt>
                <c:pt idx="85">
                  <c:v>21.45</c:v>
                </c:pt>
                <c:pt idx="86">
                  <c:v>21.54</c:v>
                </c:pt>
                <c:pt idx="87">
                  <c:v>21.64</c:v>
                </c:pt>
                <c:pt idx="88">
                  <c:v>21.72</c:v>
                </c:pt>
                <c:pt idx="89">
                  <c:v>21.8</c:v>
                </c:pt>
                <c:pt idx="90">
                  <c:v>21.88</c:v>
                </c:pt>
                <c:pt idx="91">
                  <c:v>21.95</c:v>
                </c:pt>
                <c:pt idx="92">
                  <c:v>22.02</c:v>
                </c:pt>
                <c:pt idx="93">
                  <c:v>19.07</c:v>
                </c:pt>
                <c:pt idx="94">
                  <c:v>28.68</c:v>
                </c:pt>
                <c:pt idx="95">
                  <c:v>25.67</c:v>
                </c:pt>
                <c:pt idx="96">
                  <c:v>23.27</c:v>
                </c:pt>
                <c:pt idx="97">
                  <c:v>19.739999999999988</c:v>
                </c:pt>
                <c:pt idx="98">
                  <c:v>16.670000000000005</c:v>
                </c:pt>
                <c:pt idx="99">
                  <c:v>26.29</c:v>
                </c:pt>
                <c:pt idx="100">
                  <c:v>25.9</c:v>
                </c:pt>
              </c:numCache>
            </c:numRef>
          </c:val>
        </c:ser>
        <c:ser>
          <c:idx val="4"/>
          <c:order val="4"/>
          <c:tx>
            <c:v>Relation BC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Sheet8!$K$1:$K$101</c:f>
              <c:numCache>
                <c:formatCode>General</c:formatCode>
                <c:ptCount val="101"/>
                <c:pt idx="0">
                  <c:v>8.9500000000000028</c:v>
                </c:pt>
                <c:pt idx="1">
                  <c:v>17.73</c:v>
                </c:pt>
                <c:pt idx="2">
                  <c:v>17.350000000000001</c:v>
                </c:pt>
                <c:pt idx="3">
                  <c:v>16.97999999999999</c:v>
                </c:pt>
                <c:pt idx="4">
                  <c:v>16.62</c:v>
                </c:pt>
                <c:pt idx="5">
                  <c:v>16.260000000000002</c:v>
                </c:pt>
                <c:pt idx="6">
                  <c:v>15.92</c:v>
                </c:pt>
                <c:pt idx="7">
                  <c:v>15.58</c:v>
                </c:pt>
                <c:pt idx="8">
                  <c:v>15.25</c:v>
                </c:pt>
                <c:pt idx="9">
                  <c:v>14.92</c:v>
                </c:pt>
                <c:pt idx="10">
                  <c:v>14.61</c:v>
                </c:pt>
                <c:pt idx="11">
                  <c:v>14.3</c:v>
                </c:pt>
                <c:pt idx="12">
                  <c:v>11.870000000000005</c:v>
                </c:pt>
                <c:pt idx="13">
                  <c:v>9.620000000000001</c:v>
                </c:pt>
                <c:pt idx="14">
                  <c:v>9.57</c:v>
                </c:pt>
                <c:pt idx="15">
                  <c:v>9.52</c:v>
                </c:pt>
                <c:pt idx="16">
                  <c:v>9.49</c:v>
                </c:pt>
                <c:pt idx="17">
                  <c:v>9.56</c:v>
                </c:pt>
                <c:pt idx="18">
                  <c:v>9.6399999999999988</c:v>
                </c:pt>
                <c:pt idx="19">
                  <c:v>9.75</c:v>
                </c:pt>
                <c:pt idx="20">
                  <c:v>9.93</c:v>
                </c:pt>
                <c:pt idx="21">
                  <c:v>10.120000000000001</c:v>
                </c:pt>
                <c:pt idx="22">
                  <c:v>10.32</c:v>
                </c:pt>
                <c:pt idx="23">
                  <c:v>10.53</c:v>
                </c:pt>
                <c:pt idx="24">
                  <c:v>7.75</c:v>
                </c:pt>
                <c:pt idx="25">
                  <c:v>16.02</c:v>
                </c:pt>
                <c:pt idx="26">
                  <c:v>16.37</c:v>
                </c:pt>
                <c:pt idx="27">
                  <c:v>16.73</c:v>
                </c:pt>
                <c:pt idx="28">
                  <c:v>16.829999999999988</c:v>
                </c:pt>
                <c:pt idx="29">
                  <c:v>17.23</c:v>
                </c:pt>
                <c:pt idx="30">
                  <c:v>17.62</c:v>
                </c:pt>
                <c:pt idx="31">
                  <c:v>18.03</c:v>
                </c:pt>
                <c:pt idx="32">
                  <c:v>18.489999999999981</c:v>
                </c:pt>
                <c:pt idx="33">
                  <c:v>18.939999999999991</c:v>
                </c:pt>
                <c:pt idx="34">
                  <c:v>19.38</c:v>
                </c:pt>
                <c:pt idx="35">
                  <c:v>19.84</c:v>
                </c:pt>
                <c:pt idx="36">
                  <c:v>20.309999999999999</c:v>
                </c:pt>
                <c:pt idx="37">
                  <c:v>20.77</c:v>
                </c:pt>
                <c:pt idx="38">
                  <c:v>21.23</c:v>
                </c:pt>
                <c:pt idx="39">
                  <c:v>19.88</c:v>
                </c:pt>
                <c:pt idx="40">
                  <c:v>19.25</c:v>
                </c:pt>
                <c:pt idx="41">
                  <c:v>19.22</c:v>
                </c:pt>
                <c:pt idx="42">
                  <c:v>19.939999999999991</c:v>
                </c:pt>
                <c:pt idx="43">
                  <c:v>20.64</c:v>
                </c:pt>
                <c:pt idx="44">
                  <c:v>17.149999999999999</c:v>
                </c:pt>
                <c:pt idx="45">
                  <c:v>23.37</c:v>
                </c:pt>
                <c:pt idx="46">
                  <c:v>24.21</c:v>
                </c:pt>
                <c:pt idx="47">
                  <c:v>25.04</c:v>
                </c:pt>
                <c:pt idx="48">
                  <c:v>29.84</c:v>
                </c:pt>
                <c:pt idx="49">
                  <c:v>31.03</c:v>
                </c:pt>
                <c:pt idx="50">
                  <c:v>31.99</c:v>
                </c:pt>
                <c:pt idx="51">
                  <c:v>37.809999999999995</c:v>
                </c:pt>
                <c:pt idx="52">
                  <c:v>43.86</c:v>
                </c:pt>
                <c:pt idx="53">
                  <c:v>50.06</c:v>
                </c:pt>
                <c:pt idx="54">
                  <c:v>56.42</c:v>
                </c:pt>
                <c:pt idx="55">
                  <c:v>62.93</c:v>
                </c:pt>
                <c:pt idx="56">
                  <c:v>63.339999999999996</c:v>
                </c:pt>
                <c:pt idx="57">
                  <c:v>69.010000000000005</c:v>
                </c:pt>
                <c:pt idx="58">
                  <c:v>74.7</c:v>
                </c:pt>
                <c:pt idx="59">
                  <c:v>74.569999999999993</c:v>
                </c:pt>
                <c:pt idx="60">
                  <c:v>80.11</c:v>
                </c:pt>
                <c:pt idx="61">
                  <c:v>85.58</c:v>
                </c:pt>
                <c:pt idx="62">
                  <c:v>90.95</c:v>
                </c:pt>
                <c:pt idx="63">
                  <c:v>86.38</c:v>
                </c:pt>
                <c:pt idx="64">
                  <c:v>86.149999999999991</c:v>
                </c:pt>
                <c:pt idx="65">
                  <c:v>85.940000000000026</c:v>
                </c:pt>
                <c:pt idx="66">
                  <c:v>88.960000000000022</c:v>
                </c:pt>
                <c:pt idx="67">
                  <c:v>96.2</c:v>
                </c:pt>
                <c:pt idx="68">
                  <c:v>95.82</c:v>
                </c:pt>
                <c:pt idx="69">
                  <c:v>99.490000000000023</c:v>
                </c:pt>
                <c:pt idx="70">
                  <c:v>99.490000000000023</c:v>
                </c:pt>
              </c:numCache>
            </c:numRef>
          </c:val>
        </c:ser>
        <c:ser>
          <c:idx val="5"/>
          <c:order val="5"/>
          <c:tx>
            <c:v>Relation BD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Sheet8!$L$1:$L$101</c:f>
              <c:numCache>
                <c:formatCode>General</c:formatCode>
                <c:ptCount val="10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14.6</c:v>
                </c:pt>
                <c:pt idx="13">
                  <c:v>14.53</c:v>
                </c:pt>
                <c:pt idx="14">
                  <c:v>14.47</c:v>
                </c:pt>
                <c:pt idx="15">
                  <c:v>14.41</c:v>
                </c:pt>
                <c:pt idx="16">
                  <c:v>14.34</c:v>
                </c:pt>
                <c:pt idx="17">
                  <c:v>14.26</c:v>
                </c:pt>
                <c:pt idx="18">
                  <c:v>14.17</c:v>
                </c:pt>
                <c:pt idx="19">
                  <c:v>14.07</c:v>
                </c:pt>
                <c:pt idx="20">
                  <c:v>13.950000000000005</c:v>
                </c:pt>
                <c:pt idx="21">
                  <c:v>13.82</c:v>
                </c:pt>
                <c:pt idx="22">
                  <c:v>13.7</c:v>
                </c:pt>
                <c:pt idx="23">
                  <c:v>13.57</c:v>
                </c:pt>
                <c:pt idx="24">
                  <c:v>14.52</c:v>
                </c:pt>
                <c:pt idx="25">
                  <c:v>14.370000000000005</c:v>
                </c:pt>
                <c:pt idx="26">
                  <c:v>14.219999999999999</c:v>
                </c:pt>
                <c:pt idx="27">
                  <c:v>14.06</c:v>
                </c:pt>
                <c:pt idx="28">
                  <c:v>13.93</c:v>
                </c:pt>
                <c:pt idx="29">
                  <c:v>13.81</c:v>
                </c:pt>
                <c:pt idx="30">
                  <c:v>13.67</c:v>
                </c:pt>
                <c:pt idx="31">
                  <c:v>13.51</c:v>
                </c:pt>
                <c:pt idx="32">
                  <c:v>13.39</c:v>
                </c:pt>
                <c:pt idx="33">
                  <c:v>13.27</c:v>
                </c:pt>
                <c:pt idx="34">
                  <c:v>13.15</c:v>
                </c:pt>
                <c:pt idx="35">
                  <c:v>12.98</c:v>
                </c:pt>
                <c:pt idx="36">
                  <c:v>12.78</c:v>
                </c:pt>
                <c:pt idx="37">
                  <c:v>12.57</c:v>
                </c:pt>
                <c:pt idx="38">
                  <c:v>12.350000000000005</c:v>
                </c:pt>
                <c:pt idx="39">
                  <c:v>13.54</c:v>
                </c:pt>
                <c:pt idx="40">
                  <c:v>15.07</c:v>
                </c:pt>
                <c:pt idx="41">
                  <c:v>16.760000000000002</c:v>
                </c:pt>
                <c:pt idx="42">
                  <c:v>17.18</c:v>
                </c:pt>
                <c:pt idx="43">
                  <c:v>17.57</c:v>
                </c:pt>
                <c:pt idx="44">
                  <c:v>19.29</c:v>
                </c:pt>
                <c:pt idx="45">
                  <c:v>21.11000000000001</c:v>
                </c:pt>
                <c:pt idx="46">
                  <c:v>18.190000000000001</c:v>
                </c:pt>
                <c:pt idx="47">
                  <c:v>18.77999999999999</c:v>
                </c:pt>
                <c:pt idx="48">
                  <c:v>19.32</c:v>
                </c:pt>
                <c:pt idx="49">
                  <c:v>21.91</c:v>
                </c:pt>
                <c:pt idx="50">
                  <c:v>22.56</c:v>
                </c:pt>
                <c:pt idx="51">
                  <c:v>23.16</c:v>
                </c:pt>
                <c:pt idx="52">
                  <c:v>23.73</c:v>
                </c:pt>
                <c:pt idx="53">
                  <c:v>24.22</c:v>
                </c:pt>
                <c:pt idx="54">
                  <c:v>24.63000000000001</c:v>
                </c:pt>
                <c:pt idx="55">
                  <c:v>24.99</c:v>
                </c:pt>
                <c:pt idx="56">
                  <c:v>25.35</c:v>
                </c:pt>
                <c:pt idx="57">
                  <c:v>25.63000000000001</c:v>
                </c:pt>
                <c:pt idx="58">
                  <c:v>25.85</c:v>
                </c:pt>
                <c:pt idx="59">
                  <c:v>40.9</c:v>
                </c:pt>
                <c:pt idx="60">
                  <c:v>40.83</c:v>
                </c:pt>
                <c:pt idx="61">
                  <c:v>40.65</c:v>
                </c:pt>
                <c:pt idx="62">
                  <c:v>40.339999999999996</c:v>
                </c:pt>
                <c:pt idx="63">
                  <c:v>43.7</c:v>
                </c:pt>
                <c:pt idx="64">
                  <c:v>43.57</c:v>
                </c:pt>
                <c:pt idx="65">
                  <c:v>43.46</c:v>
                </c:pt>
                <c:pt idx="66">
                  <c:v>46.93</c:v>
                </c:pt>
                <c:pt idx="67">
                  <c:v>46.720000000000013</c:v>
                </c:pt>
                <c:pt idx="68">
                  <c:v>46.54</c:v>
                </c:pt>
                <c:pt idx="69">
                  <c:v>46.260000000000012</c:v>
                </c:pt>
                <c:pt idx="70">
                  <c:v>45.97</c:v>
                </c:pt>
                <c:pt idx="71">
                  <c:v>29.77</c:v>
                </c:pt>
                <c:pt idx="72">
                  <c:v>25.91</c:v>
                </c:pt>
                <c:pt idx="73">
                  <c:v>25.03</c:v>
                </c:pt>
                <c:pt idx="74">
                  <c:v>24.21</c:v>
                </c:pt>
                <c:pt idx="75">
                  <c:v>23.47</c:v>
                </c:pt>
                <c:pt idx="76">
                  <c:v>22.72</c:v>
                </c:pt>
                <c:pt idx="77">
                  <c:v>22.03</c:v>
                </c:pt>
                <c:pt idx="78">
                  <c:v>21.3</c:v>
                </c:pt>
                <c:pt idx="79">
                  <c:v>20.58</c:v>
                </c:pt>
                <c:pt idx="80">
                  <c:v>20.47999999999999</c:v>
                </c:pt>
                <c:pt idx="81">
                  <c:v>21.24</c:v>
                </c:pt>
                <c:pt idx="82">
                  <c:v>22.01</c:v>
                </c:pt>
                <c:pt idx="83">
                  <c:v>22.77</c:v>
                </c:pt>
                <c:pt idx="84">
                  <c:v>23.53</c:v>
                </c:pt>
                <c:pt idx="85">
                  <c:v>24.29</c:v>
                </c:pt>
                <c:pt idx="86">
                  <c:v>25.05</c:v>
                </c:pt>
                <c:pt idx="87">
                  <c:v>41.2</c:v>
                </c:pt>
                <c:pt idx="88">
                  <c:v>42.349999999999994</c:v>
                </c:pt>
                <c:pt idx="89">
                  <c:v>43.52</c:v>
                </c:pt>
                <c:pt idx="90">
                  <c:v>44.68</c:v>
                </c:pt>
                <c:pt idx="91">
                  <c:v>45.86</c:v>
                </c:pt>
                <c:pt idx="92">
                  <c:v>47.04</c:v>
                </c:pt>
                <c:pt idx="93">
                  <c:v>48.220000000000013</c:v>
                </c:pt>
                <c:pt idx="94">
                  <c:v>49.41</c:v>
                </c:pt>
                <c:pt idx="95">
                  <c:v>50.61</c:v>
                </c:pt>
                <c:pt idx="96">
                  <c:v>49.83</c:v>
                </c:pt>
                <c:pt idx="97">
                  <c:v>48.849999999999994</c:v>
                </c:pt>
                <c:pt idx="98">
                  <c:v>47.77</c:v>
                </c:pt>
                <c:pt idx="99">
                  <c:v>46.57</c:v>
                </c:pt>
              </c:numCache>
            </c:numRef>
          </c:val>
        </c:ser>
        <c:ser>
          <c:idx val="6"/>
          <c:order val="6"/>
          <c:tx>
            <c:v>Relation BE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Sheet8!$M$1:$M$101</c:f>
              <c:numCache>
                <c:formatCode>General</c:formatCode>
                <c:ptCount val="10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13.870000000000005</c:v>
                </c:pt>
                <c:pt idx="10">
                  <c:v>13.43</c:v>
                </c:pt>
                <c:pt idx="11">
                  <c:v>13</c:v>
                </c:pt>
                <c:pt idx="12">
                  <c:v>12.6</c:v>
                </c:pt>
                <c:pt idx="13">
                  <c:v>12.239999999999998</c:v>
                </c:pt>
                <c:pt idx="14">
                  <c:v>11.870000000000005</c:v>
                </c:pt>
                <c:pt idx="15">
                  <c:v>11.51</c:v>
                </c:pt>
                <c:pt idx="16">
                  <c:v>9.81</c:v>
                </c:pt>
                <c:pt idx="17">
                  <c:v>8.3000000000000007</c:v>
                </c:pt>
                <c:pt idx="18">
                  <c:v>6.7700000000000014</c:v>
                </c:pt>
                <c:pt idx="19">
                  <c:v>5.28</c:v>
                </c:pt>
                <c:pt idx="20">
                  <c:v>3.84</c:v>
                </c:pt>
                <c:pt idx="21">
                  <c:v>3.86</c:v>
                </c:pt>
                <c:pt idx="22">
                  <c:v>3.8899999999999997</c:v>
                </c:pt>
                <c:pt idx="23">
                  <c:v>3.92</c:v>
                </c:pt>
                <c:pt idx="24">
                  <c:v>1.9500000000000006</c:v>
                </c:pt>
                <c:pt idx="25">
                  <c:v>1.9800000000000006</c:v>
                </c:pt>
                <c:pt idx="26">
                  <c:v>2.02</c:v>
                </c:pt>
                <c:pt idx="27">
                  <c:v>2.0499999999999998</c:v>
                </c:pt>
                <c:pt idx="28">
                  <c:v>2.09</c:v>
                </c:pt>
                <c:pt idx="29">
                  <c:v>2.13</c:v>
                </c:pt>
                <c:pt idx="30">
                  <c:v>2.16</c:v>
                </c:pt>
                <c:pt idx="31">
                  <c:v>-0.49000000000000016</c:v>
                </c:pt>
                <c:pt idx="32">
                  <c:v>-0.5</c:v>
                </c:pt>
                <c:pt idx="33">
                  <c:v>-0.51</c:v>
                </c:pt>
                <c:pt idx="34">
                  <c:v>-0.51</c:v>
                </c:pt>
                <c:pt idx="35">
                  <c:v>-3.4699999999999998</c:v>
                </c:pt>
                <c:pt idx="36">
                  <c:v>-6.52</c:v>
                </c:pt>
                <c:pt idx="37">
                  <c:v>-6.59</c:v>
                </c:pt>
                <c:pt idx="38">
                  <c:v>-6.67</c:v>
                </c:pt>
                <c:pt idx="39">
                  <c:v>-8.83</c:v>
                </c:pt>
                <c:pt idx="40">
                  <c:v>-11.18</c:v>
                </c:pt>
                <c:pt idx="41">
                  <c:v>-13.65</c:v>
                </c:pt>
                <c:pt idx="42">
                  <c:v>-17.010000000000005</c:v>
                </c:pt>
                <c:pt idx="43">
                  <c:v>-17.45999999999999</c:v>
                </c:pt>
                <c:pt idx="44">
                  <c:v>-20.71</c:v>
                </c:pt>
                <c:pt idx="45">
                  <c:v>-24.17</c:v>
                </c:pt>
                <c:pt idx="46">
                  <c:v>-25.02</c:v>
                </c:pt>
                <c:pt idx="47">
                  <c:v>-25.88</c:v>
                </c:pt>
                <c:pt idx="48">
                  <c:v>-26.71</c:v>
                </c:pt>
                <c:pt idx="49">
                  <c:v>-30.61000000000001</c:v>
                </c:pt>
                <c:pt idx="50">
                  <c:v>-31.650000000000009</c:v>
                </c:pt>
                <c:pt idx="51">
                  <c:v>-32.65</c:v>
                </c:pt>
                <c:pt idx="52">
                  <c:v>-33.630000000000003</c:v>
                </c:pt>
                <c:pt idx="53">
                  <c:v>-34.550000000000004</c:v>
                </c:pt>
                <c:pt idx="54">
                  <c:v>-35.379999999999995</c:v>
                </c:pt>
                <c:pt idx="55">
                  <c:v>-36.090000000000003</c:v>
                </c:pt>
                <c:pt idx="56">
                  <c:v>-36.809999999999995</c:v>
                </c:pt>
                <c:pt idx="57">
                  <c:v>-37.46</c:v>
                </c:pt>
                <c:pt idx="58">
                  <c:v>-38.020000000000003</c:v>
                </c:pt>
                <c:pt idx="59">
                  <c:v>-38.449999999999996</c:v>
                </c:pt>
                <c:pt idx="60">
                  <c:v>-38.790000000000013</c:v>
                </c:pt>
                <c:pt idx="61">
                  <c:v>-39.050000000000004</c:v>
                </c:pt>
                <c:pt idx="62">
                  <c:v>-39.220000000000013</c:v>
                </c:pt>
                <c:pt idx="63">
                  <c:v>-44.53</c:v>
                </c:pt>
                <c:pt idx="64">
                  <c:v>-44.879999999999995</c:v>
                </c:pt>
                <c:pt idx="65">
                  <c:v>-45.260000000000012</c:v>
                </c:pt>
                <c:pt idx="66">
                  <c:v>-50.89</c:v>
                </c:pt>
                <c:pt idx="67">
                  <c:v>-51.14</c:v>
                </c:pt>
                <c:pt idx="68">
                  <c:v>-51.39</c:v>
                </c:pt>
                <c:pt idx="69">
                  <c:v>-51.55</c:v>
                </c:pt>
                <c:pt idx="70">
                  <c:v>-51.690000000000012</c:v>
                </c:pt>
                <c:pt idx="71">
                  <c:v>25.919999999999991</c:v>
                </c:pt>
                <c:pt idx="72">
                  <c:v>19.21</c:v>
                </c:pt>
                <c:pt idx="73">
                  <c:v>19.07</c:v>
                </c:pt>
                <c:pt idx="74">
                  <c:v>18.97999999999999</c:v>
                </c:pt>
                <c:pt idx="75">
                  <c:v>18.920000000000002</c:v>
                </c:pt>
                <c:pt idx="76">
                  <c:v>18.89</c:v>
                </c:pt>
                <c:pt idx="77">
                  <c:v>18.91</c:v>
                </c:pt>
                <c:pt idx="78">
                  <c:v>18.95</c:v>
                </c:pt>
                <c:pt idx="79">
                  <c:v>19.02</c:v>
                </c:pt>
                <c:pt idx="80">
                  <c:v>19.13000000000001</c:v>
                </c:pt>
                <c:pt idx="81">
                  <c:v>19.25</c:v>
                </c:pt>
                <c:pt idx="82">
                  <c:v>19.38</c:v>
                </c:pt>
                <c:pt idx="83">
                  <c:v>19.5</c:v>
                </c:pt>
                <c:pt idx="84">
                  <c:v>19.61000000000001</c:v>
                </c:pt>
                <c:pt idx="85">
                  <c:v>19.72</c:v>
                </c:pt>
                <c:pt idx="86">
                  <c:v>19.829999999999988</c:v>
                </c:pt>
                <c:pt idx="87">
                  <c:v>19.91</c:v>
                </c:pt>
                <c:pt idx="88">
                  <c:v>19.989999999999981</c:v>
                </c:pt>
                <c:pt idx="89">
                  <c:v>20.07</c:v>
                </c:pt>
                <c:pt idx="90">
                  <c:v>20.14</c:v>
                </c:pt>
                <c:pt idx="91">
                  <c:v>20.2</c:v>
                </c:pt>
                <c:pt idx="92">
                  <c:v>20.27</c:v>
                </c:pt>
                <c:pt idx="93">
                  <c:v>20.34</c:v>
                </c:pt>
                <c:pt idx="94">
                  <c:v>20.36</c:v>
                </c:pt>
                <c:pt idx="95">
                  <c:v>20.39</c:v>
                </c:pt>
                <c:pt idx="96">
                  <c:v>16.600000000000001</c:v>
                </c:pt>
                <c:pt idx="97">
                  <c:v>23.93</c:v>
                </c:pt>
                <c:pt idx="98">
                  <c:v>21.04</c:v>
                </c:pt>
                <c:pt idx="99">
                  <c:v>18.57</c:v>
                </c:pt>
              </c:numCache>
            </c:numRef>
          </c:val>
        </c:ser>
        <c:ser>
          <c:idx val="7"/>
          <c:order val="7"/>
          <c:tx>
            <c:v>Relation CD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Sheet8!$N$1:$N$101</c:f>
              <c:numCache>
                <c:formatCode>General</c:formatCode>
                <c:ptCount val="10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-4.6199999999999974</c:v>
                </c:pt>
                <c:pt idx="11">
                  <c:v>-4.5599999999999996</c:v>
                </c:pt>
                <c:pt idx="12">
                  <c:v>-9.4700000000000006</c:v>
                </c:pt>
                <c:pt idx="13">
                  <c:v>-30.8</c:v>
                </c:pt>
                <c:pt idx="14">
                  <c:v>-31.09</c:v>
                </c:pt>
                <c:pt idx="15">
                  <c:v>-31.4</c:v>
                </c:pt>
                <c:pt idx="16">
                  <c:v>-31.74</c:v>
                </c:pt>
                <c:pt idx="17">
                  <c:v>-32.309999999999995</c:v>
                </c:pt>
                <c:pt idx="18">
                  <c:v>-32.870000000000005</c:v>
                </c:pt>
                <c:pt idx="19">
                  <c:v>-33.47</c:v>
                </c:pt>
                <c:pt idx="20">
                  <c:v>-34.25</c:v>
                </c:pt>
                <c:pt idx="21">
                  <c:v>-35.07</c:v>
                </c:pt>
                <c:pt idx="22">
                  <c:v>-35.92</c:v>
                </c:pt>
                <c:pt idx="23">
                  <c:v>-36.83</c:v>
                </c:pt>
                <c:pt idx="24">
                  <c:v>-37.790000000000013</c:v>
                </c:pt>
                <c:pt idx="25">
                  <c:v>-38.74</c:v>
                </c:pt>
                <c:pt idx="26">
                  <c:v>-39.74</c:v>
                </c:pt>
                <c:pt idx="27">
                  <c:v>-40.809999999999995</c:v>
                </c:pt>
                <c:pt idx="28">
                  <c:v>-48.87</c:v>
                </c:pt>
                <c:pt idx="29">
                  <c:v>-50.379999999999995</c:v>
                </c:pt>
                <c:pt idx="30">
                  <c:v>-51.91</c:v>
                </c:pt>
                <c:pt idx="31">
                  <c:v>-53.349999999999994</c:v>
                </c:pt>
                <c:pt idx="32">
                  <c:v>-54.849999999999994</c:v>
                </c:pt>
                <c:pt idx="33">
                  <c:v>-56.37</c:v>
                </c:pt>
                <c:pt idx="34">
                  <c:v>-57.9</c:v>
                </c:pt>
                <c:pt idx="35">
                  <c:v>-59.309999999999995</c:v>
                </c:pt>
                <c:pt idx="36">
                  <c:v>-60.59</c:v>
                </c:pt>
                <c:pt idx="37">
                  <c:v>-61.87</c:v>
                </c:pt>
                <c:pt idx="38">
                  <c:v>-63.15</c:v>
                </c:pt>
                <c:pt idx="39">
                  <c:v>-77.5</c:v>
                </c:pt>
                <c:pt idx="40">
                  <c:v>-92.95</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8"/>
          <c:order val="8"/>
          <c:tx>
            <c:v>Relation CE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Sheet8!$O$1:$O$101</c:f>
              <c:numCache>
                <c:formatCode>General</c:formatCode>
                <c:ptCount val="10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-5.71</c:v>
                </c:pt>
                <c:pt idx="13">
                  <c:v>-7.68</c:v>
                </c:pt>
                <c:pt idx="14">
                  <c:v>-7.59</c:v>
                </c:pt>
                <c:pt idx="15">
                  <c:v>-7.5</c:v>
                </c:pt>
                <c:pt idx="16">
                  <c:v>-13.66</c:v>
                </c:pt>
                <c:pt idx="17">
                  <c:v>-41.120000000000012</c:v>
                </c:pt>
                <c:pt idx="18">
                  <c:v>-43.65</c:v>
                </c:pt>
                <c:pt idx="19">
                  <c:v>-52.27</c:v>
                </c:pt>
                <c:pt idx="20">
                  <c:v>-75.42</c:v>
                </c:pt>
                <c:pt idx="21">
                  <c:v>-78.569999999999993</c:v>
                </c:pt>
                <c:pt idx="22">
                  <c:v>-81.960000000000022</c:v>
                </c:pt>
                <c:pt idx="23">
                  <c:v>-85.61</c:v>
                </c:pt>
                <c:pt idx="24">
                  <c:v>-89.679999999999978</c:v>
                </c:pt>
                <c:pt idx="25">
                  <c:v>-93.86999999999999</c:v>
                </c:pt>
                <c:pt idx="26">
                  <c:v>-98.38</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9"/>
          <c:order val="9"/>
          <c:tx>
            <c:v>Relation DE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Sheet8!$P$1:$P$101</c:f>
              <c:numCache>
                <c:formatCode>General</c:formatCode>
                <c:ptCount val="101"/>
                <c:pt idx="0">
                  <c:v>0.85000000000000031</c:v>
                </c:pt>
                <c:pt idx="1">
                  <c:v>17.8</c:v>
                </c:pt>
                <c:pt idx="2">
                  <c:v>17.38</c:v>
                </c:pt>
                <c:pt idx="3">
                  <c:v>16.97</c:v>
                </c:pt>
                <c:pt idx="4">
                  <c:v>16.57</c:v>
                </c:pt>
                <c:pt idx="5">
                  <c:v>16.18</c:v>
                </c:pt>
                <c:pt idx="6">
                  <c:v>15.8</c:v>
                </c:pt>
                <c:pt idx="7">
                  <c:v>15.43</c:v>
                </c:pt>
                <c:pt idx="8">
                  <c:v>15.06</c:v>
                </c:pt>
                <c:pt idx="9">
                  <c:v>14.7</c:v>
                </c:pt>
                <c:pt idx="10">
                  <c:v>14.360000000000005</c:v>
                </c:pt>
                <c:pt idx="11">
                  <c:v>14.02</c:v>
                </c:pt>
                <c:pt idx="12">
                  <c:v>13.729999999999999</c:v>
                </c:pt>
                <c:pt idx="13">
                  <c:v>13.58</c:v>
                </c:pt>
                <c:pt idx="14">
                  <c:v>13.44</c:v>
                </c:pt>
                <c:pt idx="15">
                  <c:v>13.3</c:v>
                </c:pt>
                <c:pt idx="16">
                  <c:v>17.87</c:v>
                </c:pt>
                <c:pt idx="17">
                  <c:v>22.74</c:v>
                </c:pt>
                <c:pt idx="18">
                  <c:v>27.6</c:v>
                </c:pt>
                <c:pt idx="19">
                  <c:v>32.660000000000011</c:v>
                </c:pt>
                <c:pt idx="20">
                  <c:v>38.220000000000013</c:v>
                </c:pt>
                <c:pt idx="21">
                  <c:v>38.74</c:v>
                </c:pt>
                <c:pt idx="22">
                  <c:v>39.349999999999994</c:v>
                </c:pt>
                <c:pt idx="23">
                  <c:v>40.04</c:v>
                </c:pt>
                <c:pt idx="24">
                  <c:v>40.849999999999994</c:v>
                </c:pt>
                <c:pt idx="25">
                  <c:v>41.75</c:v>
                </c:pt>
                <c:pt idx="26">
                  <c:v>42.74</c:v>
                </c:pt>
                <c:pt idx="27">
                  <c:v>43.83</c:v>
                </c:pt>
                <c:pt idx="28">
                  <c:v>45.09</c:v>
                </c:pt>
                <c:pt idx="29">
                  <c:v>46.36</c:v>
                </c:pt>
                <c:pt idx="30">
                  <c:v>47.64</c:v>
                </c:pt>
                <c:pt idx="31">
                  <c:v>56.7</c:v>
                </c:pt>
                <c:pt idx="32">
                  <c:v>58.02</c:v>
                </c:pt>
                <c:pt idx="33">
                  <c:v>59.349999999999994</c:v>
                </c:pt>
                <c:pt idx="34">
                  <c:v>60.690000000000012</c:v>
                </c:pt>
                <c:pt idx="35">
                  <c:v>70.61</c:v>
                </c:pt>
                <c:pt idx="36">
                  <c:v>80.45</c:v>
                </c:pt>
                <c:pt idx="37">
                  <c:v>81.430000000000007</c:v>
                </c:pt>
                <c:pt idx="38">
                  <c:v>82.45</c:v>
                </c:pt>
                <c:pt idx="39">
                  <c:v>83.93</c:v>
                </c:pt>
                <c:pt idx="40">
                  <c:v>85.9</c:v>
                </c:pt>
                <c:pt idx="41">
                  <c:v>88.149999999999991</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96.84</c:v>
                </c:pt>
                <c:pt idx="60">
                  <c:v>98.210000000000022</c:v>
                </c:pt>
                <c:pt idx="61">
                  <c:v>99.51</c:v>
                </c:pt>
                <c:pt idx="62">
                  <c:v>100</c:v>
                </c:pt>
                <c:pt idx="63">
                  <c:v>100</c:v>
                </c:pt>
                <c:pt idx="64">
                  <c:v>100</c:v>
                </c:pt>
                <c:pt idx="65">
                  <c:v>100</c:v>
                </c:pt>
                <c:pt idx="66">
                  <c:v>100</c:v>
                </c:pt>
                <c:pt idx="67">
                  <c:v>100</c:v>
                </c:pt>
                <c:pt idx="68">
                  <c:v>100</c:v>
                </c:pt>
                <c:pt idx="69">
                  <c:v>100</c:v>
                </c:pt>
                <c:pt idx="70">
                  <c:v>100</c:v>
                </c:pt>
                <c:pt idx="71">
                  <c:v>95.05</c:v>
                </c:pt>
                <c:pt idx="72">
                  <c:v>90.34</c:v>
                </c:pt>
                <c:pt idx="73">
                  <c:v>85.75</c:v>
                </c:pt>
                <c:pt idx="74">
                  <c:v>81.39</c:v>
                </c:pt>
                <c:pt idx="75">
                  <c:v>77.23</c:v>
                </c:pt>
                <c:pt idx="76">
                  <c:v>73.13</c:v>
                </c:pt>
                <c:pt idx="77">
                  <c:v>69.239999999999995</c:v>
                </c:pt>
                <c:pt idx="78">
                  <c:v>65.27</c:v>
                </c:pt>
                <c:pt idx="79">
                  <c:v>61.37</c:v>
                </c:pt>
                <c:pt idx="80">
                  <c:v>58.74</c:v>
                </c:pt>
                <c:pt idx="81">
                  <c:v>57.809999999999995</c:v>
                </c:pt>
                <c:pt idx="82">
                  <c:v>56.9</c:v>
                </c:pt>
                <c:pt idx="83">
                  <c:v>55.96</c:v>
                </c:pt>
                <c:pt idx="84">
                  <c:v>55</c:v>
                </c:pt>
                <c:pt idx="85">
                  <c:v>54.01</c:v>
                </c:pt>
                <c:pt idx="86">
                  <c:v>53</c:v>
                </c:pt>
                <c:pt idx="87">
                  <c:v>48.82</c:v>
                </c:pt>
                <c:pt idx="88">
                  <c:v>47.839999999999996</c:v>
                </c:pt>
                <c:pt idx="89">
                  <c:v>46.849999999999994</c:v>
                </c:pt>
                <c:pt idx="90">
                  <c:v>45.83</c:v>
                </c:pt>
                <c:pt idx="91">
                  <c:v>44.78</c:v>
                </c:pt>
                <c:pt idx="92">
                  <c:v>43.720000000000013</c:v>
                </c:pt>
                <c:pt idx="93">
                  <c:v>42.68</c:v>
                </c:pt>
                <c:pt idx="94">
                  <c:v>41.43</c:v>
                </c:pt>
                <c:pt idx="95">
                  <c:v>40.21</c:v>
                </c:pt>
                <c:pt idx="96">
                  <c:v>39.1</c:v>
                </c:pt>
                <c:pt idx="97">
                  <c:v>37.89</c:v>
                </c:pt>
                <c:pt idx="98">
                  <c:v>36.790000000000013</c:v>
                </c:pt>
                <c:pt idx="99">
                  <c:v>35.5</c:v>
                </c:pt>
                <c:pt idx="100">
                  <c:v>31.91</c:v>
                </c:pt>
              </c:numCache>
            </c:numRef>
          </c:val>
        </c:ser>
        <c:marker val="1"/>
        <c:axId val="62364288"/>
        <c:axId val="62382848"/>
      </c:lineChart>
      <c:catAx>
        <c:axId val="62364288"/>
        <c:scaling>
          <c:orientation val="minMax"/>
        </c:scaling>
        <c:axPos val="b"/>
        <c:title>
          <c:tx>
            <c:rich>
              <a:bodyPr/>
              <a:lstStyle/>
              <a:p>
                <a:pPr>
                  <a:defRPr/>
                </a:pPr>
                <a:r>
                  <a:rPr lang="en-US" sz="1200"/>
                  <a:t>Turns</a:t>
                </a:r>
              </a:p>
            </c:rich>
          </c:tx>
          <c:layout>
            <c:manualLayout>
              <c:xMode val="edge"/>
              <c:yMode val="edge"/>
              <c:x val="0.90171217959457262"/>
              <c:y val="0.47710734271423622"/>
            </c:manualLayout>
          </c:layout>
        </c:title>
        <c:numFmt formatCode="General" sourceLinked="1"/>
        <c:tickLblPos val="nextTo"/>
        <c:crossAx val="62382848"/>
        <c:crossesAt val="0"/>
        <c:auto val="1"/>
        <c:lblAlgn val="ctr"/>
        <c:lblOffset val="50"/>
        <c:tickLblSkip val="5"/>
        <c:tickMarkSkip val="5"/>
      </c:catAx>
      <c:valAx>
        <c:axId val="62382848"/>
        <c:scaling>
          <c:orientation val="minMax"/>
          <c:max val="100"/>
          <c:min val="-100"/>
        </c:scaling>
        <c:axPos val="l"/>
        <c:majorGridlines/>
        <c:numFmt formatCode="General" sourceLinked="1"/>
        <c:tickLblPos val="nextTo"/>
        <c:crossAx val="62364288"/>
        <c:crosses val="autoZero"/>
        <c:crossBetween val="between"/>
      </c:valAx>
    </c:plotArea>
    <c:legend>
      <c:legendPos val="r"/>
      <c:layout>
        <c:manualLayout>
          <c:xMode val="edge"/>
          <c:yMode val="edge"/>
          <c:x val="6.5640853813076966E-2"/>
          <c:y val="0.91454945490304274"/>
          <c:w val="0.8297894678058868"/>
          <c:h val="8.3310623907860593E-2"/>
        </c:manualLayout>
      </c:layout>
    </c:legend>
    <c:plotVisOnly val="1"/>
    <c:dispBlanksAs val="gap"/>
  </c:chart>
  <c:externalData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7561456778686983E-2"/>
          <c:y val="6.7253690062935815E-4"/>
        </c:manualLayout>
      </c:layout>
    </c:title>
    <c:plotArea>
      <c:layout>
        <c:manualLayout>
          <c:layoutTarget val="inner"/>
          <c:xMode val="edge"/>
          <c:yMode val="edge"/>
          <c:x val="4.8143460215336324E-2"/>
          <c:y val="8.5586622713375596E-2"/>
          <c:w val="0.81218314168371131"/>
          <c:h val="0.83141908779840701"/>
        </c:manualLayout>
      </c:layout>
      <c:lineChart>
        <c:grouping val="standard"/>
        <c:ser>
          <c:idx val="0"/>
          <c:order val="0"/>
          <c:tx>
            <c:v>Clan A</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Sheet8!$B$1:$B$101</c:f>
              <c:numCache>
                <c:formatCode>General</c:formatCode>
                <c:ptCount val="101"/>
                <c:pt idx="0">
                  <c:v>30</c:v>
                </c:pt>
                <c:pt idx="1">
                  <c:v>30.11000000000001</c:v>
                </c:pt>
                <c:pt idx="2">
                  <c:v>29.85</c:v>
                </c:pt>
                <c:pt idx="3">
                  <c:v>29.6</c:v>
                </c:pt>
                <c:pt idx="4">
                  <c:v>29.36</c:v>
                </c:pt>
                <c:pt idx="5">
                  <c:v>29.13000000000001</c:v>
                </c:pt>
                <c:pt idx="6">
                  <c:v>28.91</c:v>
                </c:pt>
                <c:pt idx="7">
                  <c:v>28.69</c:v>
                </c:pt>
                <c:pt idx="8">
                  <c:v>28.49</c:v>
                </c:pt>
                <c:pt idx="9">
                  <c:v>28.29</c:v>
                </c:pt>
                <c:pt idx="10">
                  <c:v>28.1</c:v>
                </c:pt>
                <c:pt idx="11">
                  <c:v>27.919999999999991</c:v>
                </c:pt>
                <c:pt idx="12">
                  <c:v>27.73</c:v>
                </c:pt>
                <c:pt idx="13">
                  <c:v>27.52</c:v>
                </c:pt>
                <c:pt idx="14">
                  <c:v>27.310000000000009</c:v>
                </c:pt>
                <c:pt idx="15">
                  <c:v>27.1</c:v>
                </c:pt>
                <c:pt idx="16">
                  <c:v>26.93</c:v>
                </c:pt>
                <c:pt idx="17">
                  <c:v>26.77999999999999</c:v>
                </c:pt>
                <c:pt idx="18">
                  <c:v>26.54</c:v>
                </c:pt>
                <c:pt idx="19">
                  <c:v>26.32</c:v>
                </c:pt>
                <c:pt idx="20">
                  <c:v>26.11000000000001</c:v>
                </c:pt>
                <c:pt idx="21">
                  <c:v>25.79</c:v>
                </c:pt>
                <c:pt idx="22">
                  <c:v>25.43</c:v>
                </c:pt>
                <c:pt idx="23">
                  <c:v>25.03</c:v>
                </c:pt>
                <c:pt idx="24">
                  <c:v>24.7</c:v>
                </c:pt>
                <c:pt idx="25">
                  <c:v>24.330000000000005</c:v>
                </c:pt>
                <c:pt idx="26">
                  <c:v>23.919999999999991</c:v>
                </c:pt>
                <c:pt idx="27">
                  <c:v>23.45</c:v>
                </c:pt>
                <c:pt idx="28">
                  <c:v>23</c:v>
                </c:pt>
                <c:pt idx="29">
                  <c:v>22.49</c:v>
                </c:pt>
                <c:pt idx="30">
                  <c:v>21.939999999999991</c:v>
                </c:pt>
                <c:pt idx="31">
                  <c:v>21.41</c:v>
                </c:pt>
                <c:pt idx="32">
                  <c:v>21.06</c:v>
                </c:pt>
                <c:pt idx="33">
                  <c:v>20.66</c:v>
                </c:pt>
                <c:pt idx="34">
                  <c:v>20.21</c:v>
                </c:pt>
                <c:pt idx="35">
                  <c:v>19.809999999999999</c:v>
                </c:pt>
                <c:pt idx="36">
                  <c:v>19.27</c:v>
                </c:pt>
                <c:pt idx="37">
                  <c:v>18.7</c:v>
                </c:pt>
                <c:pt idx="38">
                  <c:v>18.07</c:v>
                </c:pt>
                <c:pt idx="39">
                  <c:v>17.579999999999988</c:v>
                </c:pt>
                <c:pt idx="40">
                  <c:v>17.53</c:v>
                </c:pt>
                <c:pt idx="41">
                  <c:v>17.600000000000001</c:v>
                </c:pt>
                <c:pt idx="42">
                  <c:v>17.439999999999991</c:v>
                </c:pt>
                <c:pt idx="43">
                  <c:v>17.12</c:v>
                </c:pt>
                <c:pt idx="44">
                  <c:v>16.86</c:v>
                </c:pt>
                <c:pt idx="45">
                  <c:v>16.939999999999991</c:v>
                </c:pt>
                <c:pt idx="46">
                  <c:v>17.2</c:v>
                </c:pt>
                <c:pt idx="47">
                  <c:v>17.52</c:v>
                </c:pt>
                <c:pt idx="48">
                  <c:v>17.989999999999981</c:v>
                </c:pt>
                <c:pt idx="49">
                  <c:v>18.68</c:v>
                </c:pt>
                <c:pt idx="50">
                  <c:v>19.45</c:v>
                </c:pt>
                <c:pt idx="51">
                  <c:v>20.39</c:v>
                </c:pt>
                <c:pt idx="52">
                  <c:v>21.5</c:v>
                </c:pt>
                <c:pt idx="53">
                  <c:v>22.259999999999991</c:v>
                </c:pt>
                <c:pt idx="54">
                  <c:v>23.08</c:v>
                </c:pt>
                <c:pt idx="55">
                  <c:v>24.19</c:v>
                </c:pt>
                <c:pt idx="56">
                  <c:v>24.61000000000001</c:v>
                </c:pt>
                <c:pt idx="57">
                  <c:v>25.150000000000009</c:v>
                </c:pt>
                <c:pt idx="58">
                  <c:v>25.77999999999999</c:v>
                </c:pt>
                <c:pt idx="59">
                  <c:v>26.4</c:v>
                </c:pt>
                <c:pt idx="60">
                  <c:v>27.11000000000001</c:v>
                </c:pt>
                <c:pt idx="61">
                  <c:v>27.45999999999999</c:v>
                </c:pt>
                <c:pt idx="62">
                  <c:v>27.9</c:v>
                </c:pt>
                <c:pt idx="63">
                  <c:v>28.32</c:v>
                </c:pt>
                <c:pt idx="64">
                  <c:v>28.69</c:v>
                </c:pt>
                <c:pt idx="65">
                  <c:v>29.03</c:v>
                </c:pt>
                <c:pt idx="66">
                  <c:v>29.5</c:v>
                </c:pt>
                <c:pt idx="67">
                  <c:v>29.99</c:v>
                </c:pt>
                <c:pt idx="68">
                  <c:v>29.82</c:v>
                </c:pt>
                <c:pt idx="69">
                  <c:v>29.79</c:v>
                </c:pt>
                <c:pt idx="70">
                  <c:v>29.91</c:v>
                </c:pt>
                <c:pt idx="71">
                  <c:v>29.88</c:v>
                </c:pt>
                <c:pt idx="72">
                  <c:v>30.07</c:v>
                </c:pt>
                <c:pt idx="73">
                  <c:v>30.38</c:v>
                </c:pt>
                <c:pt idx="74">
                  <c:v>30.95</c:v>
                </c:pt>
                <c:pt idx="75">
                  <c:v>31.73</c:v>
                </c:pt>
                <c:pt idx="76">
                  <c:v>32.61</c:v>
                </c:pt>
                <c:pt idx="77">
                  <c:v>33.67</c:v>
                </c:pt>
                <c:pt idx="78">
                  <c:v>34.720000000000013</c:v>
                </c:pt>
                <c:pt idx="79">
                  <c:v>35.849999999999994</c:v>
                </c:pt>
                <c:pt idx="80">
                  <c:v>37.120000000000012</c:v>
                </c:pt>
                <c:pt idx="81">
                  <c:v>38.49</c:v>
                </c:pt>
                <c:pt idx="82">
                  <c:v>39.92</c:v>
                </c:pt>
                <c:pt idx="83">
                  <c:v>41.37</c:v>
                </c:pt>
                <c:pt idx="84">
                  <c:v>42.83</c:v>
                </c:pt>
                <c:pt idx="85">
                  <c:v>44.309999999999995</c:v>
                </c:pt>
                <c:pt idx="86">
                  <c:v>45.790000000000013</c:v>
                </c:pt>
                <c:pt idx="87">
                  <c:v>47.3</c:v>
                </c:pt>
                <c:pt idx="88">
                  <c:v>48.78</c:v>
                </c:pt>
                <c:pt idx="89">
                  <c:v>50.27</c:v>
                </c:pt>
                <c:pt idx="90">
                  <c:v>51.78</c:v>
                </c:pt>
                <c:pt idx="91">
                  <c:v>53.3</c:v>
                </c:pt>
                <c:pt idx="92">
                  <c:v>54.83</c:v>
                </c:pt>
                <c:pt idx="93">
                  <c:v>56.449999999999996</c:v>
                </c:pt>
                <c:pt idx="94">
                  <c:v>57.94</c:v>
                </c:pt>
                <c:pt idx="95">
                  <c:v>59.49</c:v>
                </c:pt>
                <c:pt idx="96">
                  <c:v>61.09</c:v>
                </c:pt>
                <c:pt idx="97">
                  <c:v>62.75</c:v>
                </c:pt>
                <c:pt idx="98">
                  <c:v>64.459999999999994</c:v>
                </c:pt>
                <c:pt idx="99">
                  <c:v>66.09</c:v>
                </c:pt>
                <c:pt idx="100">
                  <c:v>65.649999999999991</c:v>
                </c:pt>
              </c:numCache>
            </c:numRef>
          </c:val>
        </c:ser>
        <c:ser>
          <c:idx val="1"/>
          <c:order val="1"/>
          <c:tx>
            <c:v>Clan B</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Sheet8!$C$1:$C$101</c:f>
              <c:numCache>
                <c:formatCode>General</c:formatCode>
                <c:ptCount val="101"/>
                <c:pt idx="0">
                  <c:v>30</c:v>
                </c:pt>
                <c:pt idx="1">
                  <c:v>29.6</c:v>
                </c:pt>
                <c:pt idx="2">
                  <c:v>28.85</c:v>
                </c:pt>
                <c:pt idx="3">
                  <c:v>28.13000000000001</c:v>
                </c:pt>
                <c:pt idx="4">
                  <c:v>27.419999999999991</c:v>
                </c:pt>
                <c:pt idx="5">
                  <c:v>26.74</c:v>
                </c:pt>
                <c:pt idx="6">
                  <c:v>26.07</c:v>
                </c:pt>
                <c:pt idx="7">
                  <c:v>25.419999999999991</c:v>
                </c:pt>
                <c:pt idx="8">
                  <c:v>24.79</c:v>
                </c:pt>
                <c:pt idx="9">
                  <c:v>24.17</c:v>
                </c:pt>
                <c:pt idx="10">
                  <c:v>23.58</c:v>
                </c:pt>
                <c:pt idx="11">
                  <c:v>23</c:v>
                </c:pt>
                <c:pt idx="12">
                  <c:v>22.47</c:v>
                </c:pt>
                <c:pt idx="13">
                  <c:v>21.99</c:v>
                </c:pt>
                <c:pt idx="14">
                  <c:v>21.52</c:v>
                </c:pt>
                <c:pt idx="15">
                  <c:v>21.04</c:v>
                </c:pt>
                <c:pt idx="16">
                  <c:v>20.58</c:v>
                </c:pt>
                <c:pt idx="17">
                  <c:v>20.14</c:v>
                </c:pt>
                <c:pt idx="18">
                  <c:v>19.71</c:v>
                </c:pt>
                <c:pt idx="19">
                  <c:v>19.3</c:v>
                </c:pt>
                <c:pt idx="20">
                  <c:v>18.899999999999999</c:v>
                </c:pt>
                <c:pt idx="21">
                  <c:v>18.47999999999999</c:v>
                </c:pt>
                <c:pt idx="22">
                  <c:v>18.05</c:v>
                </c:pt>
                <c:pt idx="23">
                  <c:v>17.59</c:v>
                </c:pt>
                <c:pt idx="24">
                  <c:v>17.36</c:v>
                </c:pt>
                <c:pt idx="25">
                  <c:v>16.89</c:v>
                </c:pt>
                <c:pt idx="26">
                  <c:v>16.39</c:v>
                </c:pt>
                <c:pt idx="27">
                  <c:v>15.860000000000005</c:v>
                </c:pt>
                <c:pt idx="28">
                  <c:v>15.3</c:v>
                </c:pt>
                <c:pt idx="29">
                  <c:v>14.7</c:v>
                </c:pt>
                <c:pt idx="30">
                  <c:v>14.07</c:v>
                </c:pt>
                <c:pt idx="31">
                  <c:v>13.48</c:v>
                </c:pt>
                <c:pt idx="32">
                  <c:v>13.01</c:v>
                </c:pt>
                <c:pt idx="33">
                  <c:v>12.5</c:v>
                </c:pt>
                <c:pt idx="34">
                  <c:v>11.96</c:v>
                </c:pt>
                <c:pt idx="35">
                  <c:v>11.48</c:v>
                </c:pt>
                <c:pt idx="36">
                  <c:v>11.06</c:v>
                </c:pt>
                <c:pt idx="37">
                  <c:v>10.61</c:v>
                </c:pt>
                <c:pt idx="38">
                  <c:v>10.139999999999999</c:v>
                </c:pt>
                <c:pt idx="39">
                  <c:v>10</c:v>
                </c:pt>
                <c:pt idx="40">
                  <c:v>10.43</c:v>
                </c:pt>
                <c:pt idx="41">
                  <c:v>10.94</c:v>
                </c:pt>
                <c:pt idx="42">
                  <c:v>11.52</c:v>
                </c:pt>
                <c:pt idx="43">
                  <c:v>12.07</c:v>
                </c:pt>
                <c:pt idx="44">
                  <c:v>12.82</c:v>
                </c:pt>
                <c:pt idx="45">
                  <c:v>13.76</c:v>
                </c:pt>
                <c:pt idx="46">
                  <c:v>14.79</c:v>
                </c:pt>
                <c:pt idx="47">
                  <c:v>15.84</c:v>
                </c:pt>
                <c:pt idx="48">
                  <c:v>16.79</c:v>
                </c:pt>
                <c:pt idx="49">
                  <c:v>17.850000000000001</c:v>
                </c:pt>
                <c:pt idx="50">
                  <c:v>18.97</c:v>
                </c:pt>
                <c:pt idx="51">
                  <c:v>20</c:v>
                </c:pt>
                <c:pt idx="52">
                  <c:v>20.95</c:v>
                </c:pt>
                <c:pt idx="53">
                  <c:v>21.75</c:v>
                </c:pt>
                <c:pt idx="54">
                  <c:v>22.36</c:v>
                </c:pt>
                <c:pt idx="55">
                  <c:v>22.79</c:v>
                </c:pt>
                <c:pt idx="56">
                  <c:v>23.22</c:v>
                </c:pt>
                <c:pt idx="57">
                  <c:v>23.49</c:v>
                </c:pt>
                <c:pt idx="58">
                  <c:v>23.6</c:v>
                </c:pt>
                <c:pt idx="59">
                  <c:v>23.39</c:v>
                </c:pt>
                <c:pt idx="60">
                  <c:v>23.04</c:v>
                </c:pt>
                <c:pt idx="61">
                  <c:v>22.53</c:v>
                </c:pt>
                <c:pt idx="62">
                  <c:v>21.88</c:v>
                </c:pt>
                <c:pt idx="63">
                  <c:v>21.5</c:v>
                </c:pt>
                <c:pt idx="64">
                  <c:v>21.17</c:v>
                </c:pt>
                <c:pt idx="65">
                  <c:v>20.87</c:v>
                </c:pt>
                <c:pt idx="66">
                  <c:v>20.59</c:v>
                </c:pt>
                <c:pt idx="67">
                  <c:v>20.09</c:v>
                </c:pt>
                <c:pt idx="68">
                  <c:v>19.62</c:v>
                </c:pt>
                <c:pt idx="69">
                  <c:v>19.010000000000005</c:v>
                </c:pt>
                <c:pt idx="70">
                  <c:v>18.399999999999999</c:v>
                </c:pt>
                <c:pt idx="71">
                  <c:v>19.25</c:v>
                </c:pt>
                <c:pt idx="72">
                  <c:v>20.5</c:v>
                </c:pt>
                <c:pt idx="73">
                  <c:v>21.77999999999999</c:v>
                </c:pt>
                <c:pt idx="74">
                  <c:v>23.09</c:v>
                </c:pt>
                <c:pt idx="75">
                  <c:v>24.439999999999991</c:v>
                </c:pt>
                <c:pt idx="76">
                  <c:v>25.830000000000005</c:v>
                </c:pt>
                <c:pt idx="77">
                  <c:v>27.27</c:v>
                </c:pt>
                <c:pt idx="78">
                  <c:v>28.75</c:v>
                </c:pt>
                <c:pt idx="79">
                  <c:v>30.29</c:v>
                </c:pt>
                <c:pt idx="80">
                  <c:v>31.84</c:v>
                </c:pt>
                <c:pt idx="81">
                  <c:v>33.4</c:v>
                </c:pt>
                <c:pt idx="82">
                  <c:v>34.949999999999996</c:v>
                </c:pt>
                <c:pt idx="83">
                  <c:v>36.51</c:v>
                </c:pt>
                <c:pt idx="84">
                  <c:v>38.06</c:v>
                </c:pt>
                <c:pt idx="85">
                  <c:v>39.61</c:v>
                </c:pt>
                <c:pt idx="86">
                  <c:v>41.17</c:v>
                </c:pt>
                <c:pt idx="87">
                  <c:v>42.64</c:v>
                </c:pt>
                <c:pt idx="88">
                  <c:v>44.120000000000012</c:v>
                </c:pt>
                <c:pt idx="89">
                  <c:v>45.6</c:v>
                </c:pt>
                <c:pt idx="90">
                  <c:v>47.09</c:v>
                </c:pt>
                <c:pt idx="91">
                  <c:v>48.59</c:v>
                </c:pt>
                <c:pt idx="92">
                  <c:v>50.1</c:v>
                </c:pt>
                <c:pt idx="93">
                  <c:v>51.61</c:v>
                </c:pt>
                <c:pt idx="94">
                  <c:v>53.14</c:v>
                </c:pt>
                <c:pt idx="95">
                  <c:v>54.67</c:v>
                </c:pt>
                <c:pt idx="96">
                  <c:v>56.28</c:v>
                </c:pt>
                <c:pt idx="97">
                  <c:v>57.8</c:v>
                </c:pt>
                <c:pt idx="98">
                  <c:v>59.39</c:v>
                </c:pt>
                <c:pt idx="99">
                  <c:v>61.03</c:v>
                </c:pt>
              </c:numCache>
            </c:numRef>
          </c:val>
        </c:ser>
        <c:ser>
          <c:idx val="2"/>
          <c:order val="2"/>
          <c:tx>
            <c:v>Clan C</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Sheet8!$D$1:$D$101</c:f>
              <c:numCache>
                <c:formatCode>General</c:formatCode>
                <c:ptCount val="101"/>
                <c:pt idx="0">
                  <c:v>30</c:v>
                </c:pt>
                <c:pt idx="1">
                  <c:v>29.49</c:v>
                </c:pt>
                <c:pt idx="2">
                  <c:v>28.97</c:v>
                </c:pt>
                <c:pt idx="3">
                  <c:v>28.47</c:v>
                </c:pt>
                <c:pt idx="4">
                  <c:v>27.97</c:v>
                </c:pt>
                <c:pt idx="5">
                  <c:v>27.47999999999999</c:v>
                </c:pt>
                <c:pt idx="6">
                  <c:v>26.99</c:v>
                </c:pt>
                <c:pt idx="7">
                  <c:v>26.52</c:v>
                </c:pt>
                <c:pt idx="8">
                  <c:v>26.04</c:v>
                </c:pt>
                <c:pt idx="9">
                  <c:v>25.58</c:v>
                </c:pt>
                <c:pt idx="10">
                  <c:v>25.12</c:v>
                </c:pt>
                <c:pt idx="11">
                  <c:v>24.66</c:v>
                </c:pt>
                <c:pt idx="12">
                  <c:v>24.37</c:v>
                </c:pt>
                <c:pt idx="13">
                  <c:v>24.58</c:v>
                </c:pt>
                <c:pt idx="14">
                  <c:v>24.8</c:v>
                </c:pt>
                <c:pt idx="15">
                  <c:v>25.03</c:v>
                </c:pt>
                <c:pt idx="16">
                  <c:v>25.37</c:v>
                </c:pt>
                <c:pt idx="17">
                  <c:v>26.14</c:v>
                </c:pt>
                <c:pt idx="18">
                  <c:v>26.939999999999991</c:v>
                </c:pt>
                <c:pt idx="19">
                  <c:v>27.88</c:v>
                </c:pt>
                <c:pt idx="20">
                  <c:v>29.18</c:v>
                </c:pt>
                <c:pt idx="21">
                  <c:v>30.52</c:v>
                </c:pt>
                <c:pt idx="22">
                  <c:v>31.919999999999991</c:v>
                </c:pt>
                <c:pt idx="23">
                  <c:v>33.39</c:v>
                </c:pt>
                <c:pt idx="24">
                  <c:v>34.97</c:v>
                </c:pt>
                <c:pt idx="25">
                  <c:v>36.520000000000003</c:v>
                </c:pt>
                <c:pt idx="26">
                  <c:v>38.160000000000011</c:v>
                </c:pt>
                <c:pt idx="27">
                  <c:v>39.9</c:v>
                </c:pt>
                <c:pt idx="28">
                  <c:v>41.839999999999996</c:v>
                </c:pt>
                <c:pt idx="29">
                  <c:v>43.790000000000013</c:v>
                </c:pt>
                <c:pt idx="30">
                  <c:v>45.77</c:v>
                </c:pt>
                <c:pt idx="31">
                  <c:v>47.74</c:v>
                </c:pt>
                <c:pt idx="32">
                  <c:v>49.77</c:v>
                </c:pt>
                <c:pt idx="33">
                  <c:v>51.8</c:v>
                </c:pt>
                <c:pt idx="34">
                  <c:v>53.849999999999994</c:v>
                </c:pt>
                <c:pt idx="35">
                  <c:v>55.89</c:v>
                </c:pt>
                <c:pt idx="36">
                  <c:v>57.91</c:v>
                </c:pt>
                <c:pt idx="37">
                  <c:v>59.94</c:v>
                </c:pt>
                <c:pt idx="38">
                  <c:v>61.96</c:v>
                </c:pt>
                <c:pt idx="39">
                  <c:v>64.179999999999978</c:v>
                </c:pt>
                <c:pt idx="40">
                  <c:v>66.599999999999994</c:v>
                </c:pt>
                <c:pt idx="41">
                  <c:v>69.149999999999991</c:v>
                </c:pt>
                <c:pt idx="42">
                  <c:v>71.56</c:v>
                </c:pt>
                <c:pt idx="43">
                  <c:v>73.940000000000026</c:v>
                </c:pt>
                <c:pt idx="44">
                  <c:v>76.31</c:v>
                </c:pt>
                <c:pt idx="45">
                  <c:v>78.61999999999999</c:v>
                </c:pt>
                <c:pt idx="46">
                  <c:v>80.900000000000006</c:v>
                </c:pt>
                <c:pt idx="47">
                  <c:v>83.149999999999991</c:v>
                </c:pt>
                <c:pt idx="48">
                  <c:v>85.36</c:v>
                </c:pt>
                <c:pt idx="49">
                  <c:v>87.55</c:v>
                </c:pt>
                <c:pt idx="50">
                  <c:v>89.72</c:v>
                </c:pt>
                <c:pt idx="51">
                  <c:v>91.83</c:v>
                </c:pt>
                <c:pt idx="52">
                  <c:v>93.9</c:v>
                </c:pt>
                <c:pt idx="53">
                  <c:v>95.83</c:v>
                </c:pt>
                <c:pt idx="54">
                  <c:v>97.72</c:v>
                </c:pt>
                <c:pt idx="55">
                  <c:v>99.64</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numCache>
            </c:numRef>
          </c:val>
        </c:ser>
        <c:ser>
          <c:idx val="3"/>
          <c:order val="3"/>
          <c:tx>
            <c:v>Clan D</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Sheet8!$E$1:$E$101</c:f>
              <c:numCache>
                <c:formatCode>General</c:formatCode>
                <c:ptCount val="101"/>
                <c:pt idx="0">
                  <c:v>30</c:v>
                </c:pt>
                <c:pt idx="1">
                  <c:v>29.919999999999991</c:v>
                </c:pt>
                <c:pt idx="2">
                  <c:v>29.5</c:v>
                </c:pt>
                <c:pt idx="3">
                  <c:v>29.09</c:v>
                </c:pt>
                <c:pt idx="4">
                  <c:v>28.69</c:v>
                </c:pt>
                <c:pt idx="5">
                  <c:v>28.32</c:v>
                </c:pt>
                <c:pt idx="6">
                  <c:v>27.95999999999999</c:v>
                </c:pt>
                <c:pt idx="7">
                  <c:v>27.61000000000001</c:v>
                </c:pt>
                <c:pt idx="8">
                  <c:v>27.27999999999999</c:v>
                </c:pt>
                <c:pt idx="9">
                  <c:v>26.97</c:v>
                </c:pt>
                <c:pt idx="10">
                  <c:v>26.67</c:v>
                </c:pt>
                <c:pt idx="11">
                  <c:v>26.38</c:v>
                </c:pt>
                <c:pt idx="12">
                  <c:v>26.21</c:v>
                </c:pt>
                <c:pt idx="13">
                  <c:v>26.45</c:v>
                </c:pt>
                <c:pt idx="14">
                  <c:v>26.72</c:v>
                </c:pt>
                <c:pt idx="15">
                  <c:v>27</c:v>
                </c:pt>
                <c:pt idx="16">
                  <c:v>27.23</c:v>
                </c:pt>
                <c:pt idx="17">
                  <c:v>27.4</c:v>
                </c:pt>
                <c:pt idx="18">
                  <c:v>27.53</c:v>
                </c:pt>
                <c:pt idx="19">
                  <c:v>27.59</c:v>
                </c:pt>
                <c:pt idx="20">
                  <c:v>27.58</c:v>
                </c:pt>
                <c:pt idx="21">
                  <c:v>27.59</c:v>
                </c:pt>
                <c:pt idx="22">
                  <c:v>27.61000000000001</c:v>
                </c:pt>
                <c:pt idx="23">
                  <c:v>27.64</c:v>
                </c:pt>
                <c:pt idx="24">
                  <c:v>27.650000000000009</c:v>
                </c:pt>
                <c:pt idx="25">
                  <c:v>27.67</c:v>
                </c:pt>
                <c:pt idx="26">
                  <c:v>27.69</c:v>
                </c:pt>
                <c:pt idx="27">
                  <c:v>27.72</c:v>
                </c:pt>
                <c:pt idx="28">
                  <c:v>27.9</c:v>
                </c:pt>
                <c:pt idx="29">
                  <c:v>28.1</c:v>
                </c:pt>
                <c:pt idx="30">
                  <c:v>28.32</c:v>
                </c:pt>
                <c:pt idx="31">
                  <c:v>28.39</c:v>
                </c:pt>
                <c:pt idx="32">
                  <c:v>28.51</c:v>
                </c:pt>
                <c:pt idx="33">
                  <c:v>28.650000000000009</c:v>
                </c:pt>
                <c:pt idx="34">
                  <c:v>28.79</c:v>
                </c:pt>
                <c:pt idx="35">
                  <c:v>28.759999999999991</c:v>
                </c:pt>
                <c:pt idx="36">
                  <c:v>28.56</c:v>
                </c:pt>
                <c:pt idx="37">
                  <c:v>28.36</c:v>
                </c:pt>
                <c:pt idx="38">
                  <c:v>28.17</c:v>
                </c:pt>
                <c:pt idx="39">
                  <c:v>28.32</c:v>
                </c:pt>
                <c:pt idx="40">
                  <c:v>28.830000000000005</c:v>
                </c:pt>
                <c:pt idx="41">
                  <c:v>29.56</c:v>
                </c:pt>
                <c:pt idx="42">
                  <c:v>29.97999999999999</c:v>
                </c:pt>
                <c:pt idx="43">
                  <c:v>30.39</c:v>
                </c:pt>
                <c:pt idx="44">
                  <c:v>30.77999999999999</c:v>
                </c:pt>
                <c:pt idx="45">
                  <c:v>31.150000000000009</c:v>
                </c:pt>
                <c:pt idx="46">
                  <c:v>31.6</c:v>
                </c:pt>
                <c:pt idx="47">
                  <c:v>32.04</c:v>
                </c:pt>
                <c:pt idx="48">
                  <c:v>32.480000000000004</c:v>
                </c:pt>
                <c:pt idx="49">
                  <c:v>32.870000000000005</c:v>
                </c:pt>
                <c:pt idx="50">
                  <c:v>33.25</c:v>
                </c:pt>
                <c:pt idx="51">
                  <c:v>33.620000000000012</c:v>
                </c:pt>
                <c:pt idx="52">
                  <c:v>33.97</c:v>
                </c:pt>
                <c:pt idx="53">
                  <c:v>34.32</c:v>
                </c:pt>
                <c:pt idx="54">
                  <c:v>34.660000000000011</c:v>
                </c:pt>
                <c:pt idx="55">
                  <c:v>35.06</c:v>
                </c:pt>
                <c:pt idx="56">
                  <c:v>35.46</c:v>
                </c:pt>
                <c:pt idx="57">
                  <c:v>35.849999999999994</c:v>
                </c:pt>
                <c:pt idx="58">
                  <c:v>36.230000000000011</c:v>
                </c:pt>
                <c:pt idx="59">
                  <c:v>36.520000000000003</c:v>
                </c:pt>
                <c:pt idx="60">
                  <c:v>36.78</c:v>
                </c:pt>
                <c:pt idx="61">
                  <c:v>37.01</c:v>
                </c:pt>
                <c:pt idx="62">
                  <c:v>37.21</c:v>
                </c:pt>
                <c:pt idx="63">
                  <c:v>37.36</c:v>
                </c:pt>
                <c:pt idx="64">
                  <c:v>37.51</c:v>
                </c:pt>
                <c:pt idx="65">
                  <c:v>37.660000000000011</c:v>
                </c:pt>
                <c:pt idx="66">
                  <c:v>37.760000000000012</c:v>
                </c:pt>
                <c:pt idx="67">
                  <c:v>38</c:v>
                </c:pt>
                <c:pt idx="68">
                  <c:v>38.25</c:v>
                </c:pt>
                <c:pt idx="69">
                  <c:v>38.5</c:v>
                </c:pt>
                <c:pt idx="70">
                  <c:v>38.760000000000012</c:v>
                </c:pt>
                <c:pt idx="71">
                  <c:v>35.550000000000004</c:v>
                </c:pt>
                <c:pt idx="72">
                  <c:v>32.43</c:v>
                </c:pt>
                <c:pt idx="73">
                  <c:v>29.35</c:v>
                </c:pt>
                <c:pt idx="74">
                  <c:v>26.38</c:v>
                </c:pt>
                <c:pt idx="75">
                  <c:v>23.51</c:v>
                </c:pt>
                <c:pt idx="76">
                  <c:v>20.58</c:v>
                </c:pt>
                <c:pt idx="77">
                  <c:v>17.75</c:v>
                </c:pt>
                <c:pt idx="78">
                  <c:v>14.75</c:v>
                </c:pt>
                <c:pt idx="79">
                  <c:v>11.75</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numCache>
            </c:numRef>
          </c:val>
        </c:ser>
        <c:ser>
          <c:idx val="4"/>
          <c:order val="4"/>
          <c:tx>
            <c:v>Clan E</c:v>
          </c:tx>
          <c:marker>
            <c:symbol val="none"/>
          </c:marker>
          <c:cat>
            <c:numRef>
              <c:f>Sheet8!$A$1:$A$101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Sheet8!$F$1:$F$101</c:f>
              <c:numCache>
                <c:formatCode>General</c:formatCode>
                <c:ptCount val="101"/>
                <c:pt idx="0">
                  <c:v>30</c:v>
                </c:pt>
                <c:pt idx="1">
                  <c:v>29.41</c:v>
                </c:pt>
                <c:pt idx="2">
                  <c:v>28.439999999999991</c:v>
                </c:pt>
                <c:pt idx="3">
                  <c:v>27.47999999999999</c:v>
                </c:pt>
                <c:pt idx="4">
                  <c:v>26.54</c:v>
                </c:pt>
                <c:pt idx="5">
                  <c:v>25.62</c:v>
                </c:pt>
                <c:pt idx="6">
                  <c:v>24.71</c:v>
                </c:pt>
                <c:pt idx="7">
                  <c:v>23.810000000000009</c:v>
                </c:pt>
                <c:pt idx="8">
                  <c:v>22.919999999999991</c:v>
                </c:pt>
                <c:pt idx="9">
                  <c:v>22.05</c:v>
                </c:pt>
                <c:pt idx="10">
                  <c:v>21.19</c:v>
                </c:pt>
                <c:pt idx="11">
                  <c:v>20.34</c:v>
                </c:pt>
                <c:pt idx="12">
                  <c:v>19.54</c:v>
                </c:pt>
                <c:pt idx="13">
                  <c:v>18.8</c:v>
                </c:pt>
                <c:pt idx="14">
                  <c:v>18.07</c:v>
                </c:pt>
                <c:pt idx="15">
                  <c:v>17.34</c:v>
                </c:pt>
                <c:pt idx="16">
                  <c:v>16.75</c:v>
                </c:pt>
                <c:pt idx="17">
                  <c:v>16.8</c:v>
                </c:pt>
                <c:pt idx="18">
                  <c:v>16.7</c:v>
                </c:pt>
                <c:pt idx="19">
                  <c:v>16.809999999999999</c:v>
                </c:pt>
                <c:pt idx="20">
                  <c:v>17.45999999999999</c:v>
                </c:pt>
                <c:pt idx="21">
                  <c:v>18.059999999999999</c:v>
                </c:pt>
                <c:pt idx="22">
                  <c:v>18.75</c:v>
                </c:pt>
                <c:pt idx="23">
                  <c:v>19.55</c:v>
                </c:pt>
                <c:pt idx="24">
                  <c:v>20.47999999999999</c:v>
                </c:pt>
                <c:pt idx="25">
                  <c:v>21.52</c:v>
                </c:pt>
                <c:pt idx="26">
                  <c:v>22.67</c:v>
                </c:pt>
                <c:pt idx="27">
                  <c:v>23.93</c:v>
                </c:pt>
                <c:pt idx="28">
                  <c:v>25.23</c:v>
                </c:pt>
                <c:pt idx="29">
                  <c:v>26.52</c:v>
                </c:pt>
                <c:pt idx="30">
                  <c:v>27.810000000000009</c:v>
                </c:pt>
                <c:pt idx="31">
                  <c:v>29.03</c:v>
                </c:pt>
                <c:pt idx="32">
                  <c:v>30.25</c:v>
                </c:pt>
                <c:pt idx="33">
                  <c:v>31.45999999999999</c:v>
                </c:pt>
                <c:pt idx="34">
                  <c:v>32.67</c:v>
                </c:pt>
                <c:pt idx="35">
                  <c:v>33.790000000000013</c:v>
                </c:pt>
                <c:pt idx="36">
                  <c:v>34.75</c:v>
                </c:pt>
                <c:pt idx="37">
                  <c:v>35.720000000000013</c:v>
                </c:pt>
                <c:pt idx="38">
                  <c:v>36.71</c:v>
                </c:pt>
                <c:pt idx="39">
                  <c:v>37.730000000000011</c:v>
                </c:pt>
                <c:pt idx="40">
                  <c:v>38.760000000000012</c:v>
                </c:pt>
                <c:pt idx="41">
                  <c:v>39.790000000000013</c:v>
                </c:pt>
                <c:pt idx="42">
                  <c:v>40.660000000000011</c:v>
                </c:pt>
                <c:pt idx="43">
                  <c:v>41.49</c:v>
                </c:pt>
                <c:pt idx="44">
                  <c:v>42.379999999999995</c:v>
                </c:pt>
                <c:pt idx="45">
                  <c:v>43.309999999999995</c:v>
                </c:pt>
                <c:pt idx="46">
                  <c:v>44.28</c:v>
                </c:pt>
                <c:pt idx="47">
                  <c:v>45.27</c:v>
                </c:pt>
                <c:pt idx="48">
                  <c:v>46.290000000000013</c:v>
                </c:pt>
                <c:pt idx="49">
                  <c:v>47.36</c:v>
                </c:pt>
                <c:pt idx="50">
                  <c:v>48.46</c:v>
                </c:pt>
                <c:pt idx="51">
                  <c:v>49.57</c:v>
                </c:pt>
                <c:pt idx="52">
                  <c:v>50.71</c:v>
                </c:pt>
                <c:pt idx="53">
                  <c:v>51.849999999999994</c:v>
                </c:pt>
                <c:pt idx="54">
                  <c:v>53.01</c:v>
                </c:pt>
                <c:pt idx="55">
                  <c:v>54.120000000000012</c:v>
                </c:pt>
                <c:pt idx="56">
                  <c:v>55.220000000000013</c:v>
                </c:pt>
                <c:pt idx="57">
                  <c:v>56.309999999999995</c:v>
                </c:pt>
                <c:pt idx="58">
                  <c:v>57.39</c:v>
                </c:pt>
                <c:pt idx="59">
                  <c:v>58.53</c:v>
                </c:pt>
                <c:pt idx="60">
                  <c:v>59.620000000000012</c:v>
                </c:pt>
                <c:pt idx="61">
                  <c:v>60.660000000000011</c:v>
                </c:pt>
                <c:pt idx="62">
                  <c:v>61.67</c:v>
                </c:pt>
                <c:pt idx="63">
                  <c:v>62.7</c:v>
                </c:pt>
                <c:pt idx="64">
                  <c:v>63.71</c:v>
                </c:pt>
                <c:pt idx="65">
                  <c:v>64.709999999999994</c:v>
                </c:pt>
                <c:pt idx="66">
                  <c:v>65.739999999999995</c:v>
                </c:pt>
                <c:pt idx="67">
                  <c:v>66.649999999999991</c:v>
                </c:pt>
                <c:pt idx="68">
                  <c:v>67.55</c:v>
                </c:pt>
                <c:pt idx="69">
                  <c:v>68.42</c:v>
                </c:pt>
                <c:pt idx="70">
                  <c:v>69.28</c:v>
                </c:pt>
                <c:pt idx="71">
                  <c:v>67.14</c:v>
                </c:pt>
                <c:pt idx="72">
                  <c:v>65.169999999999987</c:v>
                </c:pt>
                <c:pt idx="73">
                  <c:v>63.3</c:v>
                </c:pt>
                <c:pt idx="74">
                  <c:v>61.55</c:v>
                </c:pt>
                <c:pt idx="75">
                  <c:v>59.93</c:v>
                </c:pt>
                <c:pt idx="76">
                  <c:v>58.44</c:v>
                </c:pt>
                <c:pt idx="77">
                  <c:v>57.06</c:v>
                </c:pt>
                <c:pt idx="78">
                  <c:v>55.760000000000012</c:v>
                </c:pt>
                <c:pt idx="79">
                  <c:v>54.55</c:v>
                </c:pt>
                <c:pt idx="80">
                  <c:v>53.46</c:v>
                </c:pt>
                <c:pt idx="81">
                  <c:v>52.449999999999996</c:v>
                </c:pt>
                <c:pt idx="82">
                  <c:v>51.47</c:v>
                </c:pt>
                <c:pt idx="83">
                  <c:v>50.46</c:v>
                </c:pt>
                <c:pt idx="84">
                  <c:v>49.42</c:v>
                </c:pt>
                <c:pt idx="85">
                  <c:v>48.349999999999994</c:v>
                </c:pt>
                <c:pt idx="86">
                  <c:v>47.260000000000012</c:v>
                </c:pt>
                <c:pt idx="87">
                  <c:v>46.160000000000011</c:v>
                </c:pt>
                <c:pt idx="88">
                  <c:v>45.04</c:v>
                </c:pt>
                <c:pt idx="89">
                  <c:v>43.9</c:v>
                </c:pt>
                <c:pt idx="90">
                  <c:v>42.730000000000011</c:v>
                </c:pt>
                <c:pt idx="91">
                  <c:v>41.53</c:v>
                </c:pt>
                <c:pt idx="92">
                  <c:v>40.300000000000004</c:v>
                </c:pt>
                <c:pt idx="93">
                  <c:v>39.11</c:v>
                </c:pt>
                <c:pt idx="94">
                  <c:v>37.67</c:v>
                </c:pt>
                <c:pt idx="95">
                  <c:v>36.270000000000003</c:v>
                </c:pt>
                <c:pt idx="96">
                  <c:v>34.99</c:v>
                </c:pt>
                <c:pt idx="97">
                  <c:v>33.6</c:v>
                </c:pt>
                <c:pt idx="98">
                  <c:v>32.33</c:v>
                </c:pt>
                <c:pt idx="99">
                  <c:v>30.84</c:v>
                </c:pt>
                <c:pt idx="100">
                  <c:v>29.84</c:v>
                </c:pt>
              </c:numCache>
            </c:numRef>
          </c:val>
        </c:ser>
        <c:marker val="1"/>
        <c:axId val="65441152"/>
        <c:axId val="72525312"/>
      </c:lineChart>
      <c:catAx>
        <c:axId val="65441152"/>
        <c:scaling>
          <c:orientation val="minMax"/>
        </c:scaling>
        <c:axPos val="b"/>
        <c:title>
          <c:tx>
            <c:rich>
              <a:bodyPr/>
              <a:lstStyle/>
              <a:p>
                <a:pPr>
                  <a:defRPr/>
                </a:pPr>
                <a:r>
                  <a:rPr lang="en-US" sz="1200"/>
                  <a:t>Turns</a:t>
                </a:r>
              </a:p>
            </c:rich>
          </c:tx>
          <c:layout>
            <c:manualLayout>
              <c:xMode val="edge"/>
              <c:yMode val="edge"/>
              <c:x val="0.89693033468855665"/>
              <c:y val="0.8802740383258546"/>
            </c:manualLayout>
          </c:layout>
        </c:title>
        <c:numFmt formatCode="General" sourceLinked="1"/>
        <c:tickLblPos val="nextTo"/>
        <c:crossAx val="72525312"/>
        <c:crossesAt val="0"/>
        <c:auto val="1"/>
        <c:lblAlgn val="ctr"/>
        <c:lblOffset val="50"/>
        <c:tickLblSkip val="5"/>
        <c:tickMarkSkip val="5"/>
      </c:catAx>
      <c:valAx>
        <c:axId val="72525312"/>
        <c:scaling>
          <c:orientation val="minMax"/>
          <c:max val="100"/>
          <c:min val="0"/>
        </c:scaling>
        <c:axPos val="l"/>
        <c:majorGridlines/>
        <c:numFmt formatCode="General" sourceLinked="1"/>
        <c:tickLblPos val="nextTo"/>
        <c:crossAx val="65441152"/>
        <c:crosses val="autoZero"/>
        <c:crossBetween val="between"/>
      </c:valAx>
    </c:plotArea>
    <c:legend>
      <c:legendPos val="r"/>
      <c:layout>
        <c:manualLayout>
          <c:xMode val="edge"/>
          <c:yMode val="edge"/>
          <c:x val="0.87798569296485118"/>
          <c:y val="0.37978917957835956"/>
          <c:w val="0.1189563069322217"/>
          <c:h val="0.23575480484294326"/>
        </c:manualLayout>
      </c:layout>
    </c:legend>
    <c:plotVisOnly val="1"/>
    <c:dispBlanksAs val="gap"/>
  </c:chart>
  <c:externalData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13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27.630000000000017</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-1.1399999999999988</c:v>
                </c:pt>
                <c:pt idx="1">
                  <c:v>-1.1299999999999988</c:v>
                </c:pt>
                <c:pt idx="2">
                  <c:v>17.45</c:v>
                </c:pt>
                <c:pt idx="3">
                  <c:v>16.97</c:v>
                </c:pt>
                <c:pt idx="4">
                  <c:v>16.5</c:v>
                </c:pt>
                <c:pt idx="5">
                  <c:v>16.05</c:v>
                </c:pt>
                <c:pt idx="6">
                  <c:v>6.51</c:v>
                </c:pt>
                <c:pt idx="7">
                  <c:v>6.71</c:v>
                </c:pt>
                <c:pt idx="8">
                  <c:v>6.98</c:v>
                </c:pt>
                <c:pt idx="9">
                  <c:v>7.29</c:v>
                </c:pt>
                <c:pt idx="10">
                  <c:v>8.89</c:v>
                </c:pt>
                <c:pt idx="11">
                  <c:v>17.8</c:v>
                </c:pt>
                <c:pt idx="12">
                  <c:v>18.110000000000017</c:v>
                </c:pt>
                <c:pt idx="13">
                  <c:v>7.76</c:v>
                </c:pt>
                <c:pt idx="14">
                  <c:v>18.8</c:v>
                </c:pt>
                <c:pt idx="15">
                  <c:v>10.870000000000006</c:v>
                </c:pt>
                <c:pt idx="16">
                  <c:v>11.55</c:v>
                </c:pt>
                <c:pt idx="17">
                  <c:v>12.229999999999999</c:v>
                </c:pt>
                <c:pt idx="18">
                  <c:v>23.17</c:v>
                </c:pt>
                <c:pt idx="19">
                  <c:v>24.130000000000017</c:v>
                </c:pt>
                <c:pt idx="20">
                  <c:v>25.05</c:v>
                </c:pt>
                <c:pt idx="21">
                  <c:v>14.77</c:v>
                </c:pt>
                <c:pt idx="22">
                  <c:v>27.01</c:v>
                </c:pt>
                <c:pt idx="23">
                  <c:v>27.86</c:v>
                </c:pt>
                <c:pt idx="24">
                  <c:v>28.68</c:v>
                </c:pt>
                <c:pt idx="25">
                  <c:v>29.459999999999987</c:v>
                </c:pt>
                <c:pt idx="26">
                  <c:v>29.66</c:v>
                </c:pt>
                <c:pt idx="27">
                  <c:v>29.73</c:v>
                </c:pt>
                <c:pt idx="28">
                  <c:v>29.779999999999987</c:v>
                </c:pt>
                <c:pt idx="29">
                  <c:v>29.810000000000016</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0.95000000000000051</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26.110000000000017</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30.810000000000016</c:v>
                </c:pt>
                <c:pt idx="41">
                  <c:v>-0.82000000000000051</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20.810000000000016</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16.489999999999974</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18.130000000000017</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0.97000000000000053</c:v>
                </c:pt>
                <c:pt idx="39">
                  <c:v>0.97000000000000053</c:v>
                </c:pt>
                <c:pt idx="40">
                  <c:v>0.96000000000000052</c:v>
                </c:pt>
                <c:pt idx="41">
                  <c:v>-17.75</c:v>
                </c:pt>
                <c:pt idx="42">
                  <c:v>-17.18</c:v>
                </c:pt>
                <c:pt idx="43">
                  <c:v>-36.849999999999994</c:v>
                </c:pt>
                <c:pt idx="44">
                  <c:v>-36.42</c:v>
                </c:pt>
                <c:pt idx="45">
                  <c:v>-35.68</c:v>
                </c:pt>
                <c:pt idx="46">
                  <c:v>-34.910000000000004</c:v>
                </c:pt>
              </c:numCache>
            </c:numRef>
          </c:val>
        </c:ser>
        <c:marker val="1"/>
        <c:axId val="72606080"/>
        <c:axId val="72608000"/>
      </c:lineChart>
      <c:catAx>
        <c:axId val="72606080"/>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72608000"/>
        <c:crossesAt val="0"/>
        <c:auto val="1"/>
        <c:lblAlgn val="ctr"/>
        <c:lblOffset val="50"/>
        <c:tickLblSkip val="5"/>
        <c:tickMarkSkip val="5"/>
      </c:catAx>
      <c:valAx>
        <c:axId val="72608000"/>
        <c:scaling>
          <c:orientation val="minMax"/>
          <c:max val="100"/>
          <c:min val="-100"/>
        </c:scaling>
        <c:axPos val="l"/>
        <c:majorGridlines/>
        <c:numFmt formatCode="General" sourceLinked="1"/>
        <c:tickLblPos val="nextTo"/>
        <c:crossAx val="72606080"/>
        <c:crosses val="autoZero"/>
        <c:crossBetween val="between"/>
      </c:valAx>
    </c:plotArea>
    <c:legend>
      <c:legendPos val="r"/>
      <c:layout>
        <c:manualLayout>
          <c:xMode val="edge"/>
          <c:yMode val="edge"/>
          <c:x val="7.270007236044923E-2"/>
          <c:y val="0.90917743501240422"/>
          <c:w val="0.84406109105856064"/>
          <c:h val="7.7723654406213011E-2"/>
        </c:manualLayout>
      </c:layout>
    </c:legend>
    <c:plotVisOnly val="1"/>
    <c:dispBlanksAs val="gap"/>
  </c:chart>
  <c:externalData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9763437555E-2"/>
          <c:y val="7.7034480279006426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'5CnR2.5AnEW'!$A$1:$A$85</c:f>
              <c:numCache>
                <c:formatCode>General</c:formatCode>
                <c:ptCount val="85"/>
                <c:pt idx="0">
                  <c:v>30</c:v>
                </c:pt>
                <c:pt idx="1">
                  <c:v>30.110000000000017</c:v>
                </c:pt>
                <c:pt idx="2">
                  <c:v>29.87</c:v>
                </c:pt>
                <c:pt idx="3">
                  <c:v>29.650000000000016</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21.810000000000016</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'5CnR2.5AnEW'!$C$1:$C$85</c:f>
              <c:numCache>
                <c:formatCode>General</c:formatCode>
                <c:ptCount val="85"/>
                <c:pt idx="0">
                  <c:v>30</c:v>
                </c:pt>
                <c:pt idx="1">
                  <c:v>29.95</c:v>
                </c:pt>
                <c:pt idx="2">
                  <c:v>29.54</c:v>
                </c:pt>
                <c:pt idx="3">
                  <c:v>29.150000000000016</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29.810000000000016</c:v>
                </c:pt>
                <c:pt idx="64">
                  <c:v>29.810000000000016</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12.860000000000008</c:v>
                </c:pt>
                <c:pt idx="30">
                  <c:v>10.81</c:v>
                </c:pt>
                <c:pt idx="31">
                  <c:v>10</c:v>
                </c:pt>
                <c:pt idx="32">
                  <c:v>10</c:v>
                </c:pt>
                <c:pt idx="33">
                  <c:v>10</c:v>
                </c:pt>
                <c:pt idx="34">
                  <c:v>10</c:v>
                </c:pt>
                <c:pt idx="35">
                  <c:v>10</c:v>
                </c:pt>
                <c:pt idx="36">
                  <c:v>10</c:v>
                </c:pt>
                <c:pt idx="37">
                  <c:v>10</c:v>
                </c:pt>
                <c:pt idx="38">
                  <c:v>10</c:v>
                </c:pt>
                <c:pt idx="39">
                  <c:v>10</c:v>
                </c:pt>
                <c:pt idx="40">
                  <c:v>10</c:v>
                </c:pt>
                <c:pt idx="41">
                  <c:v>10.360000000000008</c:v>
                </c:pt>
                <c:pt idx="42">
                  <c:v>10.65</c:v>
                </c:pt>
                <c:pt idx="43">
                  <c:v>11.58</c:v>
                </c:pt>
                <c:pt idx="44">
                  <c:v>11.32</c:v>
                </c:pt>
                <c:pt idx="45">
                  <c:v>11.07</c:v>
                </c:pt>
                <c:pt idx="46">
                  <c:v>10.81</c:v>
                </c:pt>
              </c:numCache>
            </c:numRef>
          </c:val>
        </c:ser>
        <c:marker val="1"/>
        <c:axId val="72983680"/>
        <c:axId val="72985600"/>
      </c:lineChart>
      <c:catAx>
        <c:axId val="72983680"/>
        <c:scaling>
          <c:orientation val="minMax"/>
        </c:scaling>
        <c:axPos val="b"/>
        <c:title>
          <c:tx>
            <c:rich>
              <a:bodyPr/>
              <a:lstStyle/>
              <a:p>
                <a:pPr>
                  <a:defRPr/>
                </a:pPr>
                <a:r>
                  <a:rPr lang="en-US" sz="1200"/>
                  <a:t>Turns</a:t>
                </a:r>
              </a:p>
            </c:rich>
          </c:tx>
          <c:layout>
            <c:manualLayout>
              <c:xMode val="edge"/>
              <c:yMode val="edge"/>
              <c:x val="0.88638983644959934"/>
              <c:y val="0.88436342717434258"/>
            </c:manualLayout>
          </c:layout>
        </c:title>
        <c:numFmt formatCode="General" sourceLinked="1"/>
        <c:tickLblPos val="nextTo"/>
        <c:crossAx val="72985600"/>
        <c:crossesAt val="0"/>
        <c:auto val="1"/>
        <c:lblAlgn val="ctr"/>
        <c:lblOffset val="50"/>
        <c:tickLblSkip val="5"/>
        <c:tickMarkSkip val="5"/>
      </c:catAx>
      <c:valAx>
        <c:axId val="72985600"/>
        <c:scaling>
          <c:orientation val="minMax"/>
          <c:max val="100"/>
          <c:min val="0"/>
        </c:scaling>
        <c:axPos val="l"/>
        <c:majorGridlines/>
        <c:numFmt formatCode="General" sourceLinked="1"/>
        <c:tickLblPos val="nextTo"/>
        <c:crossAx val="72983680"/>
        <c:crosses val="autoZero"/>
        <c:crossBetween val="between"/>
      </c:valAx>
    </c:plotArea>
    <c:legend>
      <c:legendPos val="r"/>
      <c:layout>
        <c:manualLayout>
          <c:xMode val="edge"/>
          <c:yMode val="edge"/>
          <c:x val="0.86969418724939684"/>
          <c:y val="0.34626570308848381"/>
          <c:w val="0.11214530594099192"/>
          <c:h val="0.29053866896774994"/>
        </c:manualLayout>
      </c:layout>
    </c:legend>
    <c:plotVisOnly val="1"/>
    <c:dispBlanksAs val="gap"/>
  </c:chart>
  <c:externalData r:id="rId2"/>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574295148639E-2"/>
          <c:y val="6.5071784059779515E-3"/>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'5CsR2.5AnEW'!$G$1:$G$131</c:f>
              <c:numCache>
                <c:formatCode>General</c:formatCode>
                <c:ptCount val="131"/>
                <c:pt idx="0">
                  <c:v>-14.33</c:v>
                </c:pt>
                <c:pt idx="1">
                  <c:v>-14.26</c:v>
                </c:pt>
                <c:pt idx="2">
                  <c:v>-14.02</c:v>
                </c:pt>
                <c:pt idx="3">
                  <c:v>-13.79</c:v>
                </c:pt>
                <c:pt idx="4">
                  <c:v>-13.56</c:v>
                </c:pt>
                <c:pt idx="5">
                  <c:v>-13.34</c:v>
                </c:pt>
                <c:pt idx="6">
                  <c:v>-13.129999999999999</c:v>
                </c:pt>
                <c:pt idx="7">
                  <c:v>-12.92</c:v>
                </c:pt>
                <c:pt idx="8">
                  <c:v>-12.719999999999999</c:v>
                </c:pt>
                <c:pt idx="9">
                  <c:v>-12.53</c:v>
                </c:pt>
                <c:pt idx="10">
                  <c:v>-12.34</c:v>
                </c:pt>
                <c:pt idx="11">
                  <c:v>-12.16</c:v>
                </c:pt>
                <c:pt idx="12">
                  <c:v>-12</c:v>
                </c:pt>
                <c:pt idx="13">
                  <c:v>-11.81</c:v>
                </c:pt>
                <c:pt idx="14">
                  <c:v>-11.55</c:v>
                </c:pt>
                <c:pt idx="15">
                  <c:v>-11.27</c:v>
                </c:pt>
                <c:pt idx="16">
                  <c:v>-11.08</c:v>
                </c:pt>
                <c:pt idx="17">
                  <c:v>-10.78</c:v>
                </c:pt>
                <c:pt idx="18">
                  <c:v>-10.56</c:v>
                </c:pt>
                <c:pt idx="19">
                  <c:v>-10.220000000000001</c:v>
                </c:pt>
                <c:pt idx="20">
                  <c:v>-35.480000000000004</c:v>
                </c:pt>
                <c:pt idx="21">
                  <c:v>-34.590000000000003</c:v>
                </c:pt>
                <c:pt idx="22">
                  <c:v>-34.050000000000004</c:v>
                </c:pt>
                <c:pt idx="23">
                  <c:v>-33.75</c:v>
                </c:pt>
                <c:pt idx="24">
                  <c:v>-33.78</c:v>
                </c:pt>
                <c:pt idx="25">
                  <c:v>-62.28</c:v>
                </c:pt>
                <c:pt idx="26">
                  <c:v>-63.09</c:v>
                </c:pt>
                <c:pt idx="27">
                  <c:v>-63.849999999999994</c:v>
                </c:pt>
                <c:pt idx="28">
                  <c:v>-64.430000000000007</c:v>
                </c:pt>
                <c:pt idx="29">
                  <c:v>-64.790000000000006</c:v>
                </c:pt>
                <c:pt idx="30">
                  <c:v>-64.940000000000026</c:v>
                </c:pt>
                <c:pt idx="31">
                  <c:v>-78.649999999999991</c:v>
                </c:pt>
                <c:pt idx="32">
                  <c:v>-78.69</c:v>
                </c:pt>
                <c:pt idx="33">
                  <c:v>-79.959999999999994</c:v>
                </c:pt>
                <c:pt idx="34">
                  <c:v>-81.900000000000006</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31.93</c:v>
                </c:pt>
                <c:pt idx="70">
                  <c:v>31.69</c:v>
                </c:pt>
                <c:pt idx="71">
                  <c:v>31.610000000000017</c:v>
                </c:pt>
                <c:pt idx="72">
                  <c:v>31.459999999999987</c:v>
                </c:pt>
                <c:pt idx="73">
                  <c:v>31.27</c:v>
                </c:pt>
                <c:pt idx="74">
                  <c:v>-12.6</c:v>
                </c:pt>
                <c:pt idx="75">
                  <c:v>32.130000000000003</c:v>
                </c:pt>
                <c:pt idx="76">
                  <c:v>32.68</c:v>
                </c:pt>
                <c:pt idx="77">
                  <c:v>33</c:v>
                </c:pt>
                <c:pt idx="78">
                  <c:v>33</c:v>
                </c:pt>
                <c:pt idx="79">
                  <c:v>33</c:v>
                </c:pt>
                <c:pt idx="80">
                  <c:v>33</c:v>
                </c:pt>
                <c:pt idx="81">
                  <c:v>33</c:v>
                </c:pt>
                <c:pt idx="82">
                  <c:v>33</c:v>
                </c:pt>
                <c:pt idx="83">
                  <c:v>1.6</c:v>
                </c:pt>
                <c:pt idx="84">
                  <c:v>33</c:v>
                </c:pt>
                <c:pt idx="85">
                  <c:v>33</c:v>
                </c:pt>
                <c:pt idx="86">
                  <c:v>33</c:v>
                </c:pt>
                <c:pt idx="87">
                  <c:v>33</c:v>
                </c:pt>
                <c:pt idx="88">
                  <c:v>33</c:v>
                </c:pt>
                <c:pt idx="89">
                  <c:v>33</c:v>
                </c:pt>
                <c:pt idx="90">
                  <c:v>33</c:v>
                </c:pt>
                <c:pt idx="91">
                  <c:v>33</c:v>
                </c:pt>
                <c:pt idx="92">
                  <c:v>33</c:v>
                </c:pt>
                <c:pt idx="93">
                  <c:v>13.48</c:v>
                </c:pt>
                <c:pt idx="94">
                  <c:v>33</c:v>
                </c:pt>
                <c:pt idx="95">
                  <c:v>33</c:v>
                </c:pt>
                <c:pt idx="96">
                  <c:v>33</c:v>
                </c:pt>
                <c:pt idx="97">
                  <c:v>33</c:v>
                </c:pt>
                <c:pt idx="98">
                  <c:v>13.209999999999999</c:v>
                </c:pt>
                <c:pt idx="99">
                  <c:v>33</c:v>
                </c:pt>
                <c:pt idx="100">
                  <c:v>33</c:v>
                </c:pt>
                <c:pt idx="101">
                  <c:v>25.02</c:v>
                </c:pt>
                <c:pt idx="102">
                  <c:v>25.06</c:v>
                </c:pt>
                <c:pt idx="103">
                  <c:v>25.08</c:v>
                </c:pt>
                <c:pt idx="104">
                  <c:v>10.1</c:v>
                </c:pt>
                <c:pt idx="105">
                  <c:v>33.379999999999995</c:v>
                </c:pt>
                <c:pt idx="106">
                  <c:v>33.270000000000003</c:v>
                </c:pt>
                <c:pt idx="107">
                  <c:v>33.15</c:v>
                </c:pt>
                <c:pt idx="108">
                  <c:v>33.18</c:v>
                </c:pt>
                <c:pt idx="109">
                  <c:v>33.11</c:v>
                </c:pt>
                <c:pt idx="110">
                  <c:v>33.020000000000003</c:v>
                </c:pt>
                <c:pt idx="111">
                  <c:v>33</c:v>
                </c:pt>
                <c:pt idx="112">
                  <c:v>30.130000000000017</c:v>
                </c:pt>
                <c:pt idx="113">
                  <c:v>30.03</c:v>
                </c:pt>
                <c:pt idx="114">
                  <c:v>29.939999999999987</c:v>
                </c:pt>
                <c:pt idx="115">
                  <c:v>29.939999999999987</c:v>
                </c:pt>
                <c:pt idx="116">
                  <c:v>15.08</c:v>
                </c:pt>
                <c:pt idx="117">
                  <c:v>33.590000000000003</c:v>
                </c:pt>
                <c:pt idx="118">
                  <c:v>33.690000000000012</c:v>
                </c:pt>
                <c:pt idx="119">
                  <c:v>33.6</c:v>
                </c:pt>
                <c:pt idx="120">
                  <c:v>33.47</c:v>
                </c:pt>
                <c:pt idx="121">
                  <c:v>13.43</c:v>
                </c:pt>
                <c:pt idx="122">
                  <c:v>33.720000000000013</c:v>
                </c:pt>
                <c:pt idx="123">
                  <c:v>33.92</c:v>
                </c:pt>
                <c:pt idx="124">
                  <c:v>33.809999999999995</c:v>
                </c:pt>
                <c:pt idx="125">
                  <c:v>33.660000000000011</c:v>
                </c:pt>
                <c:pt idx="126">
                  <c:v>10.33</c:v>
                </c:pt>
                <c:pt idx="127">
                  <c:v>31.110000000000017</c:v>
                </c:pt>
                <c:pt idx="128">
                  <c:v>21.810000000000016</c:v>
                </c:pt>
                <c:pt idx="129">
                  <c:v>21.8</c:v>
                </c:pt>
              </c:numCache>
            </c:numRef>
          </c:val>
        </c:ser>
        <c:ser>
          <c:idx val="1"/>
          <c:order val="1"/>
          <c:tx>
            <c:v>Relation AC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'5CsR2.5AnEW'!$H$1:$H$131</c:f>
              <c:numCache>
                <c:formatCode>General</c:formatCode>
                <c:ptCount val="131"/>
                <c:pt idx="0">
                  <c:v>4.99</c:v>
                </c:pt>
                <c:pt idx="1">
                  <c:v>17.88</c:v>
                </c:pt>
                <c:pt idx="2">
                  <c:v>17.649999999999999</c:v>
                </c:pt>
                <c:pt idx="3">
                  <c:v>17.420000000000002</c:v>
                </c:pt>
                <c:pt idx="4">
                  <c:v>17.2</c:v>
                </c:pt>
                <c:pt idx="5">
                  <c:v>16.979999999999986</c:v>
                </c:pt>
                <c:pt idx="6">
                  <c:v>16.77</c:v>
                </c:pt>
                <c:pt idx="7">
                  <c:v>16.559999999999999</c:v>
                </c:pt>
                <c:pt idx="8">
                  <c:v>16.36</c:v>
                </c:pt>
                <c:pt idx="9">
                  <c:v>16.16</c:v>
                </c:pt>
                <c:pt idx="10">
                  <c:v>15.97</c:v>
                </c:pt>
                <c:pt idx="11">
                  <c:v>15.77</c:v>
                </c:pt>
                <c:pt idx="12">
                  <c:v>19.959999999999987</c:v>
                </c:pt>
                <c:pt idx="13">
                  <c:v>24.89</c:v>
                </c:pt>
                <c:pt idx="14">
                  <c:v>25.54</c:v>
                </c:pt>
                <c:pt idx="15">
                  <c:v>26.17</c:v>
                </c:pt>
                <c:pt idx="16">
                  <c:v>27.01</c:v>
                </c:pt>
                <c:pt idx="17">
                  <c:v>27.7</c:v>
                </c:pt>
                <c:pt idx="18">
                  <c:v>28.610000000000017</c:v>
                </c:pt>
                <c:pt idx="19">
                  <c:v>29.35</c:v>
                </c:pt>
                <c:pt idx="20">
                  <c:v>30.6</c:v>
                </c:pt>
                <c:pt idx="21">
                  <c:v>31.38</c:v>
                </c:pt>
                <c:pt idx="22">
                  <c:v>32.28</c:v>
                </c:pt>
                <c:pt idx="23">
                  <c:v>33.339999999999996</c:v>
                </c:pt>
                <c:pt idx="24">
                  <c:v>34.6</c:v>
                </c:pt>
                <c:pt idx="25">
                  <c:v>36.33</c:v>
                </c:pt>
                <c:pt idx="26">
                  <c:v>37.96</c:v>
                </c:pt>
                <c:pt idx="27">
                  <c:v>39.6</c:v>
                </c:pt>
                <c:pt idx="28">
                  <c:v>41.190000000000012</c:v>
                </c:pt>
                <c:pt idx="29">
                  <c:v>42.74</c:v>
                </c:pt>
                <c:pt idx="30">
                  <c:v>44.25</c:v>
                </c:pt>
                <c:pt idx="31">
                  <c:v>45.660000000000011</c:v>
                </c:pt>
                <c:pt idx="32">
                  <c:v>47.04</c:v>
                </c:pt>
                <c:pt idx="33">
                  <c:v>48.42</c:v>
                </c:pt>
                <c:pt idx="34">
                  <c:v>49.8</c:v>
                </c:pt>
                <c:pt idx="35">
                  <c:v>-3.56</c:v>
                </c:pt>
                <c:pt idx="36">
                  <c:v>-21.89</c:v>
                </c:pt>
                <c:pt idx="37">
                  <c:v>-21.86</c:v>
                </c:pt>
                <c:pt idx="38">
                  <c:v>-21.85</c:v>
                </c:pt>
                <c:pt idx="39">
                  <c:v>-21.439999999999987</c:v>
                </c:pt>
                <c:pt idx="40">
                  <c:v>-19.559999999999999</c:v>
                </c:pt>
                <c:pt idx="41">
                  <c:v>43.849999999999994</c:v>
                </c:pt>
                <c:pt idx="42">
                  <c:v>44.75</c:v>
                </c:pt>
                <c:pt idx="43">
                  <c:v>45.64</c:v>
                </c:pt>
                <c:pt idx="44">
                  <c:v>-14.88</c:v>
                </c:pt>
                <c:pt idx="45">
                  <c:v>48.120000000000012</c:v>
                </c:pt>
                <c:pt idx="46">
                  <c:v>48.97</c:v>
                </c:pt>
                <c:pt idx="47">
                  <c:v>49.309999999999995</c:v>
                </c:pt>
                <c:pt idx="48">
                  <c:v>49.660000000000011</c:v>
                </c:pt>
                <c:pt idx="49">
                  <c:v>50.01</c:v>
                </c:pt>
                <c:pt idx="50">
                  <c:v>50.37</c:v>
                </c:pt>
                <c:pt idx="51">
                  <c:v>50.87</c:v>
                </c:pt>
                <c:pt idx="52">
                  <c:v>51.25</c:v>
                </c:pt>
                <c:pt idx="53">
                  <c:v>51.64</c:v>
                </c:pt>
                <c:pt idx="54">
                  <c:v>52.02</c:v>
                </c:pt>
                <c:pt idx="55">
                  <c:v>52.4</c:v>
                </c:pt>
                <c:pt idx="56">
                  <c:v>52.77</c:v>
                </c:pt>
                <c:pt idx="57">
                  <c:v>53.14</c:v>
                </c:pt>
                <c:pt idx="58">
                  <c:v>53.620000000000012</c:v>
                </c:pt>
                <c:pt idx="59">
                  <c:v>53.98</c:v>
                </c:pt>
                <c:pt idx="60">
                  <c:v>12.51</c:v>
                </c:pt>
                <c:pt idx="61">
                  <c:v>54.58</c:v>
                </c:pt>
                <c:pt idx="62">
                  <c:v>54.760000000000012</c:v>
                </c:pt>
                <c:pt idx="63">
                  <c:v>99.86999999999999</c:v>
                </c:pt>
                <c:pt idx="64">
                  <c:v>99.89</c:v>
                </c:pt>
                <c:pt idx="65">
                  <c:v>99.990000000000023</c:v>
                </c:pt>
                <c:pt idx="66">
                  <c:v>100</c:v>
                </c:pt>
                <c:pt idx="67">
                  <c:v>100</c:v>
                </c:pt>
                <c:pt idx="68">
                  <c:v>100</c:v>
                </c:pt>
              </c:numCache>
            </c:numRef>
          </c:val>
        </c:ser>
        <c:ser>
          <c:idx val="2"/>
          <c:order val="2"/>
          <c:tx>
            <c:v>Relation AD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'5CsR2.5AnEW'!$I$1:$I$131</c:f>
              <c:numCache>
                <c:formatCode>General</c:formatCode>
                <c:ptCount val="131"/>
                <c:pt idx="0">
                  <c:v>-7.75</c:v>
                </c:pt>
                <c:pt idx="1">
                  <c:v>-7.75</c:v>
                </c:pt>
                <c:pt idx="2">
                  <c:v>-7.6599999999999975</c:v>
                </c:pt>
                <c:pt idx="3">
                  <c:v>-7.58</c:v>
                </c:pt>
                <c:pt idx="4">
                  <c:v>-7.49</c:v>
                </c:pt>
                <c:pt idx="5">
                  <c:v>-7.42</c:v>
                </c:pt>
                <c:pt idx="6">
                  <c:v>-7.34</c:v>
                </c:pt>
                <c:pt idx="7">
                  <c:v>-7.2700000000000014</c:v>
                </c:pt>
                <c:pt idx="8">
                  <c:v>-7.2</c:v>
                </c:pt>
                <c:pt idx="9">
                  <c:v>-7.13</c:v>
                </c:pt>
                <c:pt idx="10">
                  <c:v>-7.07</c:v>
                </c:pt>
                <c:pt idx="11">
                  <c:v>-7.01</c:v>
                </c:pt>
                <c:pt idx="12">
                  <c:v>-6.99</c:v>
                </c:pt>
                <c:pt idx="13">
                  <c:v>-7.1599999999999975</c:v>
                </c:pt>
                <c:pt idx="14">
                  <c:v>-7.3199999999999985</c:v>
                </c:pt>
                <c:pt idx="15">
                  <c:v>-7.48</c:v>
                </c:pt>
                <c:pt idx="16">
                  <c:v>-7.57</c:v>
                </c:pt>
                <c:pt idx="17">
                  <c:v>-7.63</c:v>
                </c:pt>
                <c:pt idx="18">
                  <c:v>-7.6899999999999995</c:v>
                </c:pt>
                <c:pt idx="19">
                  <c:v>-7.74</c:v>
                </c:pt>
                <c:pt idx="20">
                  <c:v>-7.85</c:v>
                </c:pt>
                <c:pt idx="21">
                  <c:v>18.190000000000001</c:v>
                </c:pt>
                <c:pt idx="22">
                  <c:v>18.21</c:v>
                </c:pt>
                <c:pt idx="23">
                  <c:v>18.309999999999999</c:v>
                </c:pt>
                <c:pt idx="24">
                  <c:v>18.52</c:v>
                </c:pt>
                <c:pt idx="25">
                  <c:v>19.03</c:v>
                </c:pt>
                <c:pt idx="26">
                  <c:v>19.54</c:v>
                </c:pt>
                <c:pt idx="27">
                  <c:v>20.04</c:v>
                </c:pt>
                <c:pt idx="28">
                  <c:v>20.5</c:v>
                </c:pt>
                <c:pt idx="29">
                  <c:v>20.93</c:v>
                </c:pt>
                <c:pt idx="30">
                  <c:v>21.32</c:v>
                </c:pt>
                <c:pt idx="31">
                  <c:v>21.74</c:v>
                </c:pt>
                <c:pt idx="32">
                  <c:v>22.12</c:v>
                </c:pt>
                <c:pt idx="33">
                  <c:v>22.47</c:v>
                </c:pt>
                <c:pt idx="34">
                  <c:v>22.810000000000016</c:v>
                </c:pt>
                <c:pt idx="35">
                  <c:v>22.04</c:v>
                </c:pt>
                <c:pt idx="36">
                  <c:v>21.32</c:v>
                </c:pt>
                <c:pt idx="37">
                  <c:v>20.52</c:v>
                </c:pt>
                <c:pt idx="38">
                  <c:v>19.649999999999999</c:v>
                </c:pt>
                <c:pt idx="39">
                  <c:v>18.72</c:v>
                </c:pt>
                <c:pt idx="40">
                  <c:v>17.73</c:v>
                </c:pt>
                <c:pt idx="41">
                  <c:v>28.419999999999987</c:v>
                </c:pt>
                <c:pt idx="42">
                  <c:v>28.64</c:v>
                </c:pt>
                <c:pt idx="43">
                  <c:v>28.85</c:v>
                </c:pt>
                <c:pt idx="44">
                  <c:v>28</c:v>
                </c:pt>
                <c:pt idx="45">
                  <c:v>28.17</c:v>
                </c:pt>
                <c:pt idx="46">
                  <c:v>28.330000000000005</c:v>
                </c:pt>
                <c:pt idx="47">
                  <c:v>28.49</c:v>
                </c:pt>
                <c:pt idx="48">
                  <c:v>28.64</c:v>
                </c:pt>
                <c:pt idx="49">
                  <c:v>28.77</c:v>
                </c:pt>
                <c:pt idx="50">
                  <c:v>28.89</c:v>
                </c:pt>
                <c:pt idx="51">
                  <c:v>-1.36</c:v>
                </c:pt>
                <c:pt idx="52">
                  <c:v>31.459999999999987</c:v>
                </c:pt>
                <c:pt idx="53">
                  <c:v>31.77</c:v>
                </c:pt>
                <c:pt idx="54">
                  <c:v>32.130000000000003</c:v>
                </c:pt>
                <c:pt idx="55">
                  <c:v>32.47</c:v>
                </c:pt>
                <c:pt idx="56">
                  <c:v>32.800000000000004</c:v>
                </c:pt>
                <c:pt idx="57">
                  <c:v>33.1</c:v>
                </c:pt>
                <c:pt idx="58">
                  <c:v>1.25</c:v>
                </c:pt>
                <c:pt idx="59">
                  <c:v>34.260000000000012</c:v>
                </c:pt>
                <c:pt idx="60">
                  <c:v>94.16</c:v>
                </c:pt>
                <c:pt idx="61">
                  <c:v>93.27</c:v>
                </c:pt>
                <c:pt idx="62">
                  <c:v>92.39</c:v>
                </c:pt>
                <c:pt idx="63">
                  <c:v>90.97</c:v>
                </c:pt>
                <c:pt idx="64">
                  <c:v>89.72</c:v>
                </c:pt>
                <c:pt idx="65">
                  <c:v>88.78</c:v>
                </c:pt>
                <c:pt idx="66">
                  <c:v>88.16</c:v>
                </c:pt>
                <c:pt idx="67">
                  <c:v>28.479999999999986</c:v>
                </c:pt>
                <c:pt idx="68">
                  <c:v>-32.700000000000003</c:v>
                </c:pt>
                <c:pt idx="69">
                  <c:v>-26.75</c:v>
                </c:pt>
                <c:pt idx="70">
                  <c:v>33.790000000000013</c:v>
                </c:pt>
                <c:pt idx="71">
                  <c:v>33.64</c:v>
                </c:pt>
                <c:pt idx="72">
                  <c:v>33.449999999999996</c:v>
                </c:pt>
                <c:pt idx="73">
                  <c:v>33.200000000000003</c:v>
                </c:pt>
                <c:pt idx="74">
                  <c:v>-10.51</c:v>
                </c:pt>
                <c:pt idx="75">
                  <c:v>33.14</c:v>
                </c:pt>
                <c:pt idx="76">
                  <c:v>32.790000000000013</c:v>
                </c:pt>
                <c:pt idx="77">
                  <c:v>33</c:v>
                </c:pt>
                <c:pt idx="78">
                  <c:v>33</c:v>
                </c:pt>
                <c:pt idx="79">
                  <c:v>33</c:v>
                </c:pt>
                <c:pt idx="80">
                  <c:v>33</c:v>
                </c:pt>
                <c:pt idx="81">
                  <c:v>33</c:v>
                </c:pt>
                <c:pt idx="82">
                  <c:v>33</c:v>
                </c:pt>
                <c:pt idx="83">
                  <c:v>4.07</c:v>
                </c:pt>
                <c:pt idx="84">
                  <c:v>33</c:v>
                </c:pt>
                <c:pt idx="85">
                  <c:v>33</c:v>
                </c:pt>
                <c:pt idx="86">
                  <c:v>33</c:v>
                </c:pt>
                <c:pt idx="87">
                  <c:v>33</c:v>
                </c:pt>
                <c:pt idx="88">
                  <c:v>33</c:v>
                </c:pt>
                <c:pt idx="89">
                  <c:v>33</c:v>
                </c:pt>
                <c:pt idx="90">
                  <c:v>13.219999999999999</c:v>
                </c:pt>
                <c:pt idx="91">
                  <c:v>33</c:v>
                </c:pt>
                <c:pt idx="92">
                  <c:v>33</c:v>
                </c:pt>
                <c:pt idx="93">
                  <c:v>13.2</c:v>
                </c:pt>
                <c:pt idx="94">
                  <c:v>33</c:v>
                </c:pt>
                <c:pt idx="95">
                  <c:v>33</c:v>
                </c:pt>
                <c:pt idx="96">
                  <c:v>33</c:v>
                </c:pt>
                <c:pt idx="97">
                  <c:v>33</c:v>
                </c:pt>
                <c:pt idx="98">
                  <c:v>33</c:v>
                </c:pt>
                <c:pt idx="99">
                  <c:v>33</c:v>
                </c:pt>
                <c:pt idx="100">
                  <c:v>13.32</c:v>
                </c:pt>
                <c:pt idx="101">
                  <c:v>13.61</c:v>
                </c:pt>
                <c:pt idx="102">
                  <c:v>33.43</c:v>
                </c:pt>
                <c:pt idx="103">
                  <c:v>33.28</c:v>
                </c:pt>
                <c:pt idx="104">
                  <c:v>13.34</c:v>
                </c:pt>
                <c:pt idx="105">
                  <c:v>33.24</c:v>
                </c:pt>
                <c:pt idx="106">
                  <c:v>33.1</c:v>
                </c:pt>
                <c:pt idx="107">
                  <c:v>33</c:v>
                </c:pt>
                <c:pt idx="108">
                  <c:v>13.219999999999999</c:v>
                </c:pt>
                <c:pt idx="109">
                  <c:v>33.130000000000003</c:v>
                </c:pt>
                <c:pt idx="110">
                  <c:v>33</c:v>
                </c:pt>
                <c:pt idx="111">
                  <c:v>33</c:v>
                </c:pt>
                <c:pt idx="112">
                  <c:v>25.2</c:v>
                </c:pt>
                <c:pt idx="113">
                  <c:v>25.16</c:v>
                </c:pt>
                <c:pt idx="114">
                  <c:v>25.1</c:v>
                </c:pt>
                <c:pt idx="115">
                  <c:v>25.08</c:v>
                </c:pt>
                <c:pt idx="116">
                  <c:v>25.2</c:v>
                </c:pt>
                <c:pt idx="117">
                  <c:v>25.2</c:v>
                </c:pt>
                <c:pt idx="118">
                  <c:v>25.330000000000005</c:v>
                </c:pt>
                <c:pt idx="119">
                  <c:v>5.1599999999999975</c:v>
                </c:pt>
                <c:pt idx="120">
                  <c:v>33.56</c:v>
                </c:pt>
                <c:pt idx="121">
                  <c:v>33.54</c:v>
                </c:pt>
                <c:pt idx="122">
                  <c:v>33.730000000000011</c:v>
                </c:pt>
                <c:pt idx="123">
                  <c:v>33.839999999999996</c:v>
                </c:pt>
                <c:pt idx="124">
                  <c:v>33.93</c:v>
                </c:pt>
                <c:pt idx="125">
                  <c:v>33.78</c:v>
                </c:pt>
                <c:pt idx="126">
                  <c:v>25.830000000000005</c:v>
                </c:pt>
                <c:pt idx="127">
                  <c:v>5.4700000000000024</c:v>
                </c:pt>
                <c:pt idx="128">
                  <c:v>15.709999999999999</c:v>
                </c:pt>
                <c:pt idx="129">
                  <c:v>21.47</c:v>
                </c:pt>
              </c:numCache>
            </c:numRef>
          </c:val>
        </c:ser>
        <c:ser>
          <c:idx val="3"/>
          <c:order val="3"/>
          <c:tx>
            <c:v>Relation AE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'5CsR2.5AnEW'!$J$1:$J$131</c:f>
              <c:numCache>
                <c:formatCode>General</c:formatCode>
                <c:ptCount val="131"/>
                <c:pt idx="0">
                  <c:v>-1.1399999999999988</c:v>
                </c:pt>
                <c:pt idx="1">
                  <c:v>-1.1299999999999988</c:v>
                </c:pt>
                <c:pt idx="2">
                  <c:v>17.489999999999974</c:v>
                </c:pt>
                <c:pt idx="3">
                  <c:v>17.12</c:v>
                </c:pt>
                <c:pt idx="4">
                  <c:v>16.77</c:v>
                </c:pt>
                <c:pt idx="5">
                  <c:v>16.420000000000002</c:v>
                </c:pt>
                <c:pt idx="6">
                  <c:v>16.079999999999988</c:v>
                </c:pt>
                <c:pt idx="7">
                  <c:v>15.75</c:v>
                </c:pt>
                <c:pt idx="8">
                  <c:v>15.42</c:v>
                </c:pt>
                <c:pt idx="9">
                  <c:v>15.1</c:v>
                </c:pt>
                <c:pt idx="10">
                  <c:v>14.79</c:v>
                </c:pt>
                <c:pt idx="11">
                  <c:v>14.48</c:v>
                </c:pt>
                <c:pt idx="12">
                  <c:v>14.2</c:v>
                </c:pt>
                <c:pt idx="13">
                  <c:v>13.950000000000006</c:v>
                </c:pt>
                <c:pt idx="14">
                  <c:v>13.7</c:v>
                </c:pt>
                <c:pt idx="15">
                  <c:v>13.450000000000006</c:v>
                </c:pt>
                <c:pt idx="16">
                  <c:v>-2.2000000000000002</c:v>
                </c:pt>
                <c:pt idx="17">
                  <c:v>12.66</c:v>
                </c:pt>
                <c:pt idx="18">
                  <c:v>-3.88</c:v>
                </c:pt>
                <c:pt idx="19">
                  <c:v>11.950000000000006</c:v>
                </c:pt>
                <c:pt idx="20">
                  <c:v>-5.7</c:v>
                </c:pt>
                <c:pt idx="21">
                  <c:v>-5.63</c:v>
                </c:pt>
                <c:pt idx="22">
                  <c:v>-24.759999999999987</c:v>
                </c:pt>
                <c:pt idx="23">
                  <c:v>-45.58</c:v>
                </c:pt>
                <c:pt idx="24">
                  <c:v>-69.13</c:v>
                </c:pt>
                <c:pt idx="25">
                  <c:v>-95.38</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-99.86999999999999</c:v>
                </c:pt>
                <c:pt idx="64">
                  <c:v>-99.76</c:v>
                </c:pt>
                <c:pt idx="65">
                  <c:v>-99.76</c:v>
                </c:pt>
                <c:pt idx="66">
                  <c:v>-99.81</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4"/>
          <c:order val="4"/>
          <c:tx>
            <c:v>Relation BC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'5CsR2.5AnEW'!$K$1:$K$131</c:f>
              <c:numCache>
                <c:formatCode>General</c:formatCode>
                <c:ptCount val="131"/>
                <c:pt idx="0">
                  <c:v>8.9500000000000028</c:v>
                </c:pt>
                <c:pt idx="1">
                  <c:v>17.73</c:v>
                </c:pt>
                <c:pt idx="2">
                  <c:v>17.350000000000001</c:v>
                </c:pt>
                <c:pt idx="3">
                  <c:v>16.979999999999986</c:v>
                </c:pt>
                <c:pt idx="4">
                  <c:v>16.62</c:v>
                </c:pt>
                <c:pt idx="5">
                  <c:v>16.260000000000002</c:v>
                </c:pt>
                <c:pt idx="6">
                  <c:v>15.92</c:v>
                </c:pt>
                <c:pt idx="7">
                  <c:v>15.58</c:v>
                </c:pt>
                <c:pt idx="8">
                  <c:v>15.25</c:v>
                </c:pt>
                <c:pt idx="9">
                  <c:v>14.92</c:v>
                </c:pt>
                <c:pt idx="10">
                  <c:v>14.61</c:v>
                </c:pt>
                <c:pt idx="11">
                  <c:v>14.3</c:v>
                </c:pt>
                <c:pt idx="12">
                  <c:v>5.39</c:v>
                </c:pt>
                <c:pt idx="13">
                  <c:v>5.58</c:v>
                </c:pt>
                <c:pt idx="14">
                  <c:v>15.04</c:v>
                </c:pt>
                <c:pt idx="15">
                  <c:v>15.360000000000008</c:v>
                </c:pt>
                <c:pt idx="16">
                  <c:v>15.8</c:v>
                </c:pt>
                <c:pt idx="17">
                  <c:v>16.16</c:v>
                </c:pt>
                <c:pt idx="18">
                  <c:v>16.649999999999999</c:v>
                </c:pt>
                <c:pt idx="19">
                  <c:v>17.05</c:v>
                </c:pt>
                <c:pt idx="20">
                  <c:v>-0.59</c:v>
                </c:pt>
                <c:pt idx="21">
                  <c:v>18.45</c:v>
                </c:pt>
                <c:pt idx="22">
                  <c:v>19.05</c:v>
                </c:pt>
                <c:pt idx="23">
                  <c:v>19.64</c:v>
                </c:pt>
                <c:pt idx="24">
                  <c:v>20.23</c:v>
                </c:pt>
                <c:pt idx="25">
                  <c:v>-0.56000000000000005</c:v>
                </c:pt>
                <c:pt idx="26">
                  <c:v>21.41</c:v>
                </c:pt>
                <c:pt idx="27">
                  <c:v>21.84</c:v>
                </c:pt>
                <c:pt idx="28">
                  <c:v>22.24</c:v>
                </c:pt>
                <c:pt idx="29">
                  <c:v>22.62</c:v>
                </c:pt>
                <c:pt idx="30">
                  <c:v>22.97</c:v>
                </c:pt>
                <c:pt idx="31">
                  <c:v>84.169999999999987</c:v>
                </c:pt>
                <c:pt idx="32">
                  <c:v>84.97</c:v>
                </c:pt>
                <c:pt idx="33">
                  <c:v>86.6</c:v>
                </c:pt>
                <c:pt idx="34">
                  <c:v>88.66</c:v>
                </c:pt>
                <c:pt idx="35">
                  <c:v>91.47</c:v>
                </c:pt>
                <c:pt idx="36">
                  <c:v>94.54</c:v>
                </c:pt>
                <c:pt idx="37">
                  <c:v>97.61</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69</c:v>
                </c:pt>
                <c:pt idx="55">
                  <c:v>68.940000000000026</c:v>
                </c:pt>
                <c:pt idx="56">
                  <c:v>68.819999999999993</c:v>
                </c:pt>
                <c:pt idx="57">
                  <c:v>68.66</c:v>
                </c:pt>
                <c:pt idx="58">
                  <c:v>69.02</c:v>
                </c:pt>
                <c:pt idx="59">
                  <c:v>69.28</c:v>
                </c:pt>
                <c:pt idx="60">
                  <c:v>69.38</c:v>
                </c:pt>
                <c:pt idx="61">
                  <c:v>69.39</c:v>
                </c:pt>
                <c:pt idx="62">
                  <c:v>69.31</c:v>
                </c:pt>
                <c:pt idx="63">
                  <c:v>9.8800000000000008</c:v>
                </c:pt>
                <c:pt idx="64">
                  <c:v>34.5</c:v>
                </c:pt>
                <c:pt idx="65">
                  <c:v>-26.14</c:v>
                </c:pt>
                <c:pt idx="66">
                  <c:v>-25.21</c:v>
                </c:pt>
                <c:pt idx="67">
                  <c:v>36.349999999999994</c:v>
                </c:pt>
                <c:pt idx="68">
                  <c:v>36.71</c:v>
                </c:pt>
              </c:numCache>
            </c:numRef>
          </c:val>
        </c:ser>
        <c:ser>
          <c:idx val="5"/>
          <c:order val="5"/>
          <c:tx>
            <c:v>Relation BD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'5CsR2.5AnEW'!$L$1:$L$131</c:f>
              <c:numCache>
                <c:formatCode>General</c:formatCode>
                <c:ptCount val="131"/>
                <c:pt idx="0">
                  <c:v>-0.54</c:v>
                </c:pt>
                <c:pt idx="1">
                  <c:v>-0.54</c:v>
                </c:pt>
                <c:pt idx="2">
                  <c:v>17.5</c:v>
                </c:pt>
                <c:pt idx="3">
                  <c:v>17.16</c:v>
                </c:pt>
                <c:pt idx="4">
                  <c:v>16.829999999999988</c:v>
                </c:pt>
                <c:pt idx="5">
                  <c:v>16.52</c:v>
                </c:pt>
                <c:pt idx="6">
                  <c:v>16.21</c:v>
                </c:pt>
                <c:pt idx="7">
                  <c:v>15.91</c:v>
                </c:pt>
                <c:pt idx="8">
                  <c:v>15.62</c:v>
                </c:pt>
                <c:pt idx="9">
                  <c:v>15.34</c:v>
                </c:pt>
                <c:pt idx="10">
                  <c:v>15.07</c:v>
                </c:pt>
                <c:pt idx="11">
                  <c:v>14.81</c:v>
                </c:pt>
                <c:pt idx="12">
                  <c:v>14.729999999999999</c:v>
                </c:pt>
                <c:pt idx="13">
                  <c:v>15.09</c:v>
                </c:pt>
                <c:pt idx="14">
                  <c:v>15.39</c:v>
                </c:pt>
                <c:pt idx="15">
                  <c:v>15.67</c:v>
                </c:pt>
                <c:pt idx="16">
                  <c:v>15.76</c:v>
                </c:pt>
                <c:pt idx="17">
                  <c:v>15.83</c:v>
                </c:pt>
                <c:pt idx="18">
                  <c:v>15.860000000000008</c:v>
                </c:pt>
                <c:pt idx="19">
                  <c:v>15.88</c:v>
                </c:pt>
                <c:pt idx="20">
                  <c:v>20.919999999999987</c:v>
                </c:pt>
                <c:pt idx="21">
                  <c:v>20.9</c:v>
                </c:pt>
                <c:pt idx="22">
                  <c:v>20.93</c:v>
                </c:pt>
                <c:pt idx="23">
                  <c:v>20.93</c:v>
                </c:pt>
                <c:pt idx="24">
                  <c:v>20.9</c:v>
                </c:pt>
                <c:pt idx="25">
                  <c:v>9.8600000000000048</c:v>
                </c:pt>
                <c:pt idx="26">
                  <c:v>9.7900000000000009</c:v>
                </c:pt>
                <c:pt idx="27">
                  <c:v>9.7100000000000009</c:v>
                </c:pt>
                <c:pt idx="28">
                  <c:v>9.6</c:v>
                </c:pt>
                <c:pt idx="29">
                  <c:v>9.48</c:v>
                </c:pt>
                <c:pt idx="30">
                  <c:v>9.34</c:v>
                </c:pt>
                <c:pt idx="31">
                  <c:v>2.64</c:v>
                </c:pt>
                <c:pt idx="32">
                  <c:v>2.59</c:v>
                </c:pt>
                <c:pt idx="33">
                  <c:v>2.57</c:v>
                </c:pt>
                <c:pt idx="34">
                  <c:v>2.57</c:v>
                </c:pt>
                <c:pt idx="35">
                  <c:v>2.57</c:v>
                </c:pt>
                <c:pt idx="36">
                  <c:v>2.57</c:v>
                </c:pt>
                <c:pt idx="37">
                  <c:v>2.57</c:v>
                </c:pt>
                <c:pt idx="38">
                  <c:v>2.57</c:v>
                </c:pt>
                <c:pt idx="39">
                  <c:v>2.56</c:v>
                </c:pt>
                <c:pt idx="40">
                  <c:v>2.56</c:v>
                </c:pt>
                <c:pt idx="41">
                  <c:v>2.54</c:v>
                </c:pt>
                <c:pt idx="42">
                  <c:v>2.5099999999999998</c:v>
                </c:pt>
                <c:pt idx="43">
                  <c:v>2.4899999999999998</c:v>
                </c:pt>
                <c:pt idx="44">
                  <c:v>2.46</c:v>
                </c:pt>
                <c:pt idx="45">
                  <c:v>2.44</c:v>
                </c:pt>
                <c:pt idx="46">
                  <c:v>2.4099999999999997</c:v>
                </c:pt>
                <c:pt idx="47">
                  <c:v>2.38</c:v>
                </c:pt>
                <c:pt idx="48">
                  <c:v>2.34</c:v>
                </c:pt>
                <c:pt idx="49">
                  <c:v>2.3099999999999987</c:v>
                </c:pt>
                <c:pt idx="50">
                  <c:v>2.27</c:v>
                </c:pt>
                <c:pt idx="51">
                  <c:v>-59.41</c:v>
                </c:pt>
                <c:pt idx="52">
                  <c:v>-59.839999999999996</c:v>
                </c:pt>
                <c:pt idx="53">
                  <c:v>-60.2</c:v>
                </c:pt>
                <c:pt idx="54">
                  <c:v>-79.09</c:v>
                </c:pt>
                <c:pt idx="55">
                  <c:v>-78.709999999999994</c:v>
                </c:pt>
                <c:pt idx="56">
                  <c:v>-78.099999999999994</c:v>
                </c:pt>
                <c:pt idx="57">
                  <c:v>-77.3</c:v>
                </c:pt>
                <c:pt idx="58">
                  <c:v>-100</c:v>
                </c:pt>
                <c:pt idx="59">
                  <c:v>-100</c:v>
                </c:pt>
                <c:pt idx="60">
                  <c:v>-96.93</c:v>
                </c:pt>
                <c:pt idx="61">
                  <c:v>-93.45</c:v>
                </c:pt>
                <c:pt idx="62">
                  <c:v>-89.61</c:v>
                </c:pt>
                <c:pt idx="63">
                  <c:v>-90.47</c:v>
                </c:pt>
                <c:pt idx="64">
                  <c:v>-89.53</c:v>
                </c:pt>
                <c:pt idx="65">
                  <c:v>-93.33</c:v>
                </c:pt>
                <c:pt idx="66">
                  <c:v>-97.45</c:v>
                </c:pt>
                <c:pt idx="67">
                  <c:v>-84.38</c:v>
                </c:pt>
                <c:pt idx="68">
                  <c:v>-100</c:v>
                </c:pt>
                <c:pt idx="69">
                  <c:v>-94.5</c:v>
                </c:pt>
                <c:pt idx="70">
                  <c:v>-84.36999999999999</c:v>
                </c:pt>
                <c:pt idx="71">
                  <c:v>-76.05</c:v>
                </c:pt>
                <c:pt idx="72">
                  <c:v>-66.910000000000025</c:v>
                </c:pt>
                <c:pt idx="73">
                  <c:v>-56.9</c:v>
                </c:pt>
                <c:pt idx="74">
                  <c:v>-52.48</c:v>
                </c:pt>
                <c:pt idx="75">
                  <c:v>-46.32</c:v>
                </c:pt>
                <c:pt idx="76">
                  <c:v>-40.410000000000004</c:v>
                </c:pt>
                <c:pt idx="77">
                  <c:v>-39.67</c:v>
                </c:pt>
                <c:pt idx="78">
                  <c:v>-39.67</c:v>
                </c:pt>
                <c:pt idx="79">
                  <c:v>-39.67</c:v>
                </c:pt>
                <c:pt idx="80">
                  <c:v>-39.67</c:v>
                </c:pt>
                <c:pt idx="81">
                  <c:v>-39.67</c:v>
                </c:pt>
                <c:pt idx="82">
                  <c:v>-39.67</c:v>
                </c:pt>
                <c:pt idx="83">
                  <c:v>-39.67</c:v>
                </c:pt>
                <c:pt idx="84">
                  <c:v>-39.67</c:v>
                </c:pt>
                <c:pt idx="85">
                  <c:v>-39.67</c:v>
                </c:pt>
                <c:pt idx="86">
                  <c:v>-39.67</c:v>
                </c:pt>
                <c:pt idx="87">
                  <c:v>-39.67</c:v>
                </c:pt>
                <c:pt idx="88">
                  <c:v>-39.67</c:v>
                </c:pt>
                <c:pt idx="89">
                  <c:v>-39.67</c:v>
                </c:pt>
                <c:pt idx="90">
                  <c:v>-51.809999999999995</c:v>
                </c:pt>
                <c:pt idx="91">
                  <c:v>-51.43</c:v>
                </c:pt>
                <c:pt idx="92">
                  <c:v>-51.43</c:v>
                </c:pt>
                <c:pt idx="93">
                  <c:v>-51.43</c:v>
                </c:pt>
                <c:pt idx="94">
                  <c:v>-51.43</c:v>
                </c:pt>
                <c:pt idx="95">
                  <c:v>-51.43</c:v>
                </c:pt>
                <c:pt idx="96">
                  <c:v>-51.43</c:v>
                </c:pt>
                <c:pt idx="97">
                  <c:v>-51.43</c:v>
                </c:pt>
                <c:pt idx="98">
                  <c:v>-57.13</c:v>
                </c:pt>
                <c:pt idx="99">
                  <c:v>-56.86</c:v>
                </c:pt>
                <c:pt idx="100">
                  <c:v>-100</c:v>
                </c:pt>
                <c:pt idx="101">
                  <c:v>-100</c:v>
                </c:pt>
                <c:pt idx="102">
                  <c:v>-98.4</c:v>
                </c:pt>
                <c:pt idx="103">
                  <c:v>-96.51</c:v>
                </c:pt>
                <c:pt idx="104">
                  <c:v>-100</c:v>
                </c:pt>
                <c:pt idx="105">
                  <c:v>-97.09</c:v>
                </c:pt>
                <c:pt idx="106">
                  <c:v>-93.58</c:v>
                </c:pt>
                <c:pt idx="107">
                  <c:v>-90.29</c:v>
                </c:pt>
                <c:pt idx="108">
                  <c:v>-100</c:v>
                </c:pt>
                <c:pt idx="109">
                  <c:v>-96.85</c:v>
                </c:pt>
                <c:pt idx="110">
                  <c:v>-93.39</c:v>
                </c:pt>
                <c:pt idx="111">
                  <c:v>-93.07</c:v>
                </c:pt>
                <c:pt idx="112">
                  <c:v>-98.78</c:v>
                </c:pt>
                <c:pt idx="113">
                  <c:v>-96.16</c:v>
                </c:pt>
                <c:pt idx="114">
                  <c:v>-93.54</c:v>
                </c:pt>
                <c:pt idx="115">
                  <c:v>-93.07</c:v>
                </c:pt>
                <c:pt idx="116">
                  <c:v>-100</c:v>
                </c:pt>
                <c:pt idx="117">
                  <c:v>-100</c:v>
                </c:pt>
                <c:pt idx="118">
                  <c:v>-100</c:v>
                </c:pt>
                <c:pt idx="119">
                  <c:v>-100</c:v>
                </c:pt>
                <c:pt idx="120">
                  <c:v>-97.43</c:v>
                </c:pt>
                <c:pt idx="121">
                  <c:v>-100</c:v>
                </c:pt>
                <c:pt idx="122">
                  <c:v>-100</c:v>
                </c:pt>
                <c:pt idx="123">
                  <c:v>-100</c:v>
                </c:pt>
                <c:pt idx="124">
                  <c:v>-99.710000000000022</c:v>
                </c:pt>
                <c:pt idx="125">
                  <c:v>-95.88</c:v>
                </c:pt>
                <c:pt idx="126">
                  <c:v>-100</c:v>
                </c:pt>
                <c:pt idx="127">
                  <c:v>-100</c:v>
                </c:pt>
                <c:pt idx="128">
                  <c:v>-100</c:v>
                </c:pt>
                <c:pt idx="129">
                  <c:v>-100</c:v>
                </c:pt>
                <c:pt idx="130">
                  <c:v>8.59</c:v>
                </c:pt>
              </c:numCache>
            </c:numRef>
          </c:val>
        </c:ser>
        <c:ser>
          <c:idx val="6"/>
          <c:order val="6"/>
          <c:tx>
            <c:v>Relation BE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'5CsR2.5AnEW'!$M$1:$M$131</c:f>
              <c:numCache>
                <c:formatCode>General</c:formatCode>
                <c:ptCount val="131"/>
                <c:pt idx="0">
                  <c:v>6.1899999999999995</c:v>
                </c:pt>
                <c:pt idx="1">
                  <c:v>17.7</c:v>
                </c:pt>
                <c:pt idx="2">
                  <c:v>17.190000000000001</c:v>
                </c:pt>
                <c:pt idx="3">
                  <c:v>16.68</c:v>
                </c:pt>
                <c:pt idx="4">
                  <c:v>16.190000000000001</c:v>
                </c:pt>
                <c:pt idx="5">
                  <c:v>15.709999999999999</c:v>
                </c:pt>
                <c:pt idx="6">
                  <c:v>15.229999999999999</c:v>
                </c:pt>
                <c:pt idx="7">
                  <c:v>14.77</c:v>
                </c:pt>
                <c:pt idx="8">
                  <c:v>14.31</c:v>
                </c:pt>
                <c:pt idx="9">
                  <c:v>13.870000000000006</c:v>
                </c:pt>
                <c:pt idx="10">
                  <c:v>13.43</c:v>
                </c:pt>
                <c:pt idx="11">
                  <c:v>13</c:v>
                </c:pt>
                <c:pt idx="12">
                  <c:v>12.68</c:v>
                </c:pt>
                <c:pt idx="13">
                  <c:v>12.42</c:v>
                </c:pt>
                <c:pt idx="14">
                  <c:v>12.08</c:v>
                </c:pt>
                <c:pt idx="15">
                  <c:v>11.739999999999998</c:v>
                </c:pt>
                <c:pt idx="16">
                  <c:v>2.44</c:v>
                </c:pt>
                <c:pt idx="17">
                  <c:v>10.76</c:v>
                </c:pt>
                <c:pt idx="18">
                  <c:v>1.03</c:v>
                </c:pt>
                <c:pt idx="19">
                  <c:v>9.8600000000000048</c:v>
                </c:pt>
                <c:pt idx="20">
                  <c:v>3.06</c:v>
                </c:pt>
                <c:pt idx="21">
                  <c:v>9.8800000000000008</c:v>
                </c:pt>
                <c:pt idx="22">
                  <c:v>-1.21</c:v>
                </c:pt>
                <c:pt idx="23">
                  <c:v>-1.43</c:v>
                </c:pt>
                <c:pt idx="24">
                  <c:v>-1.52</c:v>
                </c:pt>
                <c:pt idx="25">
                  <c:v>54.56</c:v>
                </c:pt>
                <c:pt idx="26">
                  <c:v>55.730000000000011</c:v>
                </c:pt>
                <c:pt idx="27">
                  <c:v>57.05</c:v>
                </c:pt>
                <c:pt idx="28">
                  <c:v>58.36</c:v>
                </c:pt>
                <c:pt idx="29">
                  <c:v>59.64</c:v>
                </c:pt>
                <c:pt idx="30">
                  <c:v>60.91</c:v>
                </c:pt>
                <c:pt idx="31">
                  <c:v>0.95000000000000051</c:v>
                </c:pt>
                <c:pt idx="32">
                  <c:v>13.43</c:v>
                </c:pt>
                <c:pt idx="33">
                  <c:v>14.05</c:v>
                </c:pt>
                <c:pt idx="34">
                  <c:v>14.79</c:v>
                </c:pt>
                <c:pt idx="35">
                  <c:v>15.54</c:v>
                </c:pt>
                <c:pt idx="36">
                  <c:v>16.3</c:v>
                </c:pt>
                <c:pt idx="37">
                  <c:v>17.09</c:v>
                </c:pt>
                <c:pt idx="38">
                  <c:v>17.88</c:v>
                </c:pt>
                <c:pt idx="39">
                  <c:v>18.690000000000001</c:v>
                </c:pt>
                <c:pt idx="40">
                  <c:v>19.510000000000005</c:v>
                </c:pt>
                <c:pt idx="41">
                  <c:v>20.329999999999988</c:v>
                </c:pt>
                <c:pt idx="42">
                  <c:v>21.150000000000016</c:v>
                </c:pt>
                <c:pt idx="43">
                  <c:v>21.97</c:v>
                </c:pt>
                <c:pt idx="44">
                  <c:v>22.8</c:v>
                </c:pt>
                <c:pt idx="45">
                  <c:v>23.64</c:v>
                </c:pt>
                <c:pt idx="46">
                  <c:v>24.47</c:v>
                </c:pt>
                <c:pt idx="47">
                  <c:v>25.310000000000016</c:v>
                </c:pt>
                <c:pt idx="48">
                  <c:v>26.14</c:v>
                </c:pt>
                <c:pt idx="49">
                  <c:v>26.97</c:v>
                </c:pt>
                <c:pt idx="50">
                  <c:v>27.810000000000016</c:v>
                </c:pt>
                <c:pt idx="51">
                  <c:v>28.82</c:v>
                </c:pt>
                <c:pt idx="52">
                  <c:v>29.810000000000016</c:v>
                </c:pt>
                <c:pt idx="53">
                  <c:v>30.77</c:v>
                </c:pt>
                <c:pt idx="54">
                  <c:v>92.88</c:v>
                </c:pt>
                <c:pt idx="55">
                  <c:v>94.9</c:v>
                </c:pt>
                <c:pt idx="56">
                  <c:v>96.84</c:v>
                </c:pt>
                <c:pt idx="57">
                  <c:v>98.39</c:v>
                </c:pt>
                <c:pt idx="58">
                  <c:v>98.9</c:v>
                </c:pt>
                <c:pt idx="59">
                  <c:v>99.27</c:v>
                </c:pt>
                <c:pt idx="60">
                  <c:v>99.42</c:v>
                </c:pt>
                <c:pt idx="61">
                  <c:v>99.43</c:v>
                </c:pt>
                <c:pt idx="62">
                  <c:v>99.32</c:v>
                </c:pt>
                <c:pt idx="63">
                  <c:v>100</c:v>
                </c:pt>
                <c:pt idx="64">
                  <c:v>100</c:v>
                </c:pt>
                <c:pt idx="65">
                  <c:v>100</c:v>
                </c:pt>
                <c:pt idx="66">
                  <c:v>100</c:v>
                </c:pt>
                <c:pt idx="67">
                  <c:v>100</c:v>
                </c:pt>
                <c:pt idx="68">
                  <c:v>100</c:v>
                </c:pt>
                <c:pt idx="69">
                  <c:v>98.25</c:v>
                </c:pt>
                <c:pt idx="70">
                  <c:v>96.25</c:v>
                </c:pt>
                <c:pt idx="71">
                  <c:v>75.92</c:v>
                </c:pt>
                <c:pt idx="72">
                  <c:v>74.47</c:v>
                </c:pt>
                <c:pt idx="73">
                  <c:v>72.86999999999999</c:v>
                </c:pt>
                <c:pt idx="74">
                  <c:v>72.25</c:v>
                </c:pt>
                <c:pt idx="75">
                  <c:v>72.14</c:v>
                </c:pt>
                <c:pt idx="76">
                  <c:v>72.14</c:v>
                </c:pt>
                <c:pt idx="77">
                  <c:v>72.14</c:v>
                </c:pt>
                <c:pt idx="78">
                  <c:v>72.14</c:v>
                </c:pt>
                <c:pt idx="79">
                  <c:v>52.339999999999996</c:v>
                </c:pt>
                <c:pt idx="80">
                  <c:v>52.339999999999996</c:v>
                </c:pt>
                <c:pt idx="81">
                  <c:v>52.339999999999996</c:v>
                </c:pt>
                <c:pt idx="82">
                  <c:v>52.339999999999996</c:v>
                </c:pt>
                <c:pt idx="83">
                  <c:v>52.339999999999996</c:v>
                </c:pt>
                <c:pt idx="84">
                  <c:v>52.339999999999996</c:v>
                </c:pt>
                <c:pt idx="85">
                  <c:v>52.339999999999996</c:v>
                </c:pt>
                <c:pt idx="86">
                  <c:v>52.339999999999996</c:v>
                </c:pt>
                <c:pt idx="87">
                  <c:v>32.54</c:v>
                </c:pt>
                <c:pt idx="88">
                  <c:v>32.54</c:v>
                </c:pt>
                <c:pt idx="89">
                  <c:v>32.54</c:v>
                </c:pt>
                <c:pt idx="90">
                  <c:v>32.54</c:v>
                </c:pt>
                <c:pt idx="91">
                  <c:v>32.54</c:v>
                </c:pt>
                <c:pt idx="92">
                  <c:v>32.54</c:v>
                </c:pt>
                <c:pt idx="93">
                  <c:v>32.54</c:v>
                </c:pt>
                <c:pt idx="94">
                  <c:v>32.54</c:v>
                </c:pt>
                <c:pt idx="95">
                  <c:v>32.54</c:v>
                </c:pt>
                <c:pt idx="96">
                  <c:v>32.54</c:v>
                </c:pt>
                <c:pt idx="97">
                  <c:v>12.739999999999998</c:v>
                </c:pt>
                <c:pt idx="98">
                  <c:v>13.209999999999999</c:v>
                </c:pt>
                <c:pt idx="99">
                  <c:v>33</c:v>
                </c:pt>
                <c:pt idx="100">
                  <c:v>33</c:v>
                </c:pt>
                <c:pt idx="101">
                  <c:v>25.02</c:v>
                </c:pt>
                <c:pt idx="102">
                  <c:v>25.06</c:v>
                </c:pt>
                <c:pt idx="103">
                  <c:v>25.08</c:v>
                </c:pt>
                <c:pt idx="104">
                  <c:v>25.24</c:v>
                </c:pt>
                <c:pt idx="105">
                  <c:v>25.18</c:v>
                </c:pt>
                <c:pt idx="106">
                  <c:v>25.110000000000017</c:v>
                </c:pt>
                <c:pt idx="107">
                  <c:v>25.02</c:v>
                </c:pt>
                <c:pt idx="108">
                  <c:v>25.04</c:v>
                </c:pt>
                <c:pt idx="109">
                  <c:v>24.99</c:v>
                </c:pt>
                <c:pt idx="110">
                  <c:v>24.919999999999987</c:v>
                </c:pt>
                <c:pt idx="111">
                  <c:v>24.9</c:v>
                </c:pt>
                <c:pt idx="112">
                  <c:v>5.13</c:v>
                </c:pt>
                <c:pt idx="113">
                  <c:v>33.1</c:v>
                </c:pt>
                <c:pt idx="114">
                  <c:v>33</c:v>
                </c:pt>
                <c:pt idx="115">
                  <c:v>33</c:v>
                </c:pt>
                <c:pt idx="116">
                  <c:v>4.3199999999999985</c:v>
                </c:pt>
                <c:pt idx="117">
                  <c:v>4.34</c:v>
                </c:pt>
                <c:pt idx="118">
                  <c:v>13.47</c:v>
                </c:pt>
                <c:pt idx="119">
                  <c:v>33.6</c:v>
                </c:pt>
                <c:pt idx="120">
                  <c:v>33.47</c:v>
                </c:pt>
                <c:pt idx="121">
                  <c:v>18.36</c:v>
                </c:pt>
                <c:pt idx="122">
                  <c:v>25.66</c:v>
                </c:pt>
                <c:pt idx="123">
                  <c:v>5.46</c:v>
                </c:pt>
                <c:pt idx="124">
                  <c:v>33.809999999999995</c:v>
                </c:pt>
                <c:pt idx="125">
                  <c:v>33.660000000000011</c:v>
                </c:pt>
                <c:pt idx="126">
                  <c:v>5.4300000000000024</c:v>
                </c:pt>
                <c:pt idx="127">
                  <c:v>5.4700000000000024</c:v>
                </c:pt>
                <c:pt idx="128">
                  <c:v>15.83</c:v>
                </c:pt>
                <c:pt idx="129">
                  <c:v>21.630000000000017</c:v>
                </c:pt>
                <c:pt idx="130">
                  <c:v>34.28</c:v>
                </c:pt>
              </c:numCache>
            </c:numRef>
          </c:val>
        </c:ser>
        <c:ser>
          <c:idx val="7"/>
          <c:order val="7"/>
          <c:tx>
            <c:v>Relation CD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'5CsR2.5AnEW'!$N$1:$N$131</c:f>
              <c:numCache>
                <c:formatCode>General</c:formatCode>
                <c:ptCount val="131"/>
                <c:pt idx="0">
                  <c:v>-5.3599999999999985</c:v>
                </c:pt>
                <c:pt idx="1">
                  <c:v>-5.3</c:v>
                </c:pt>
                <c:pt idx="2">
                  <c:v>-5.22</c:v>
                </c:pt>
                <c:pt idx="3">
                  <c:v>-5.14</c:v>
                </c:pt>
                <c:pt idx="4">
                  <c:v>-5.0599999999999996</c:v>
                </c:pt>
                <c:pt idx="5">
                  <c:v>-4.9800000000000004</c:v>
                </c:pt>
                <c:pt idx="6">
                  <c:v>-4.9000000000000004</c:v>
                </c:pt>
                <c:pt idx="7">
                  <c:v>-4.83</c:v>
                </c:pt>
                <c:pt idx="8">
                  <c:v>-4.76</c:v>
                </c:pt>
                <c:pt idx="9">
                  <c:v>-4.6899999999999995</c:v>
                </c:pt>
                <c:pt idx="10">
                  <c:v>-4.6199999999999966</c:v>
                </c:pt>
                <c:pt idx="11">
                  <c:v>-4.5599999999999996</c:v>
                </c:pt>
                <c:pt idx="12">
                  <c:v>-24.7</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-99.56</c:v>
                </c:pt>
                <c:pt idx="48">
                  <c:v>-99.09</c:v>
                </c:pt>
                <c:pt idx="49">
                  <c:v>-98.56</c:v>
                </c:pt>
                <c:pt idx="50">
                  <c:v>-98</c:v>
                </c:pt>
                <c:pt idx="51">
                  <c:v>-100</c:v>
                </c:pt>
                <c:pt idx="52">
                  <c:v>-99.82</c:v>
                </c:pt>
                <c:pt idx="53">
                  <c:v>-99.61999999999999</c:v>
                </c:pt>
                <c:pt idx="54">
                  <c:v>-99.56</c:v>
                </c:pt>
                <c:pt idx="55">
                  <c:v>-99.48</c:v>
                </c:pt>
                <c:pt idx="56">
                  <c:v>-99.36</c:v>
                </c:pt>
                <c:pt idx="57">
                  <c:v>-99.210000000000022</c:v>
                </c:pt>
                <c:pt idx="58">
                  <c:v>-100</c:v>
                </c:pt>
                <c:pt idx="59">
                  <c:v>-100</c:v>
                </c:pt>
                <c:pt idx="60">
                  <c:v>-98.81</c:v>
                </c:pt>
                <c:pt idx="61">
                  <c:v>-97.6</c:v>
                </c:pt>
                <c:pt idx="62">
                  <c:v>-96.36999999999999</c:v>
                </c:pt>
                <c:pt idx="63">
                  <c:v>-98.86</c:v>
                </c:pt>
                <c:pt idx="64">
                  <c:v>-98.97</c:v>
                </c:pt>
                <c:pt idx="65">
                  <c:v>-99.11999999999999</c:v>
                </c:pt>
                <c:pt idx="66">
                  <c:v>-99.32</c:v>
                </c:pt>
                <c:pt idx="67">
                  <c:v>-100</c:v>
                </c:pt>
                <c:pt idx="68">
                  <c:v>-100</c:v>
                </c:pt>
              </c:numCache>
            </c:numRef>
          </c:val>
        </c:ser>
        <c:ser>
          <c:idx val="8"/>
          <c:order val="8"/>
          <c:tx>
            <c:v>Relation CE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'5CsR2.5AnEW'!$O$1:$O$131</c:f>
              <c:numCache>
                <c:formatCode>General</c:formatCode>
                <c:ptCount val="131"/>
                <c:pt idx="0">
                  <c:v>-5</c:v>
                </c:pt>
                <c:pt idx="1">
                  <c:v>-4.91</c:v>
                </c:pt>
                <c:pt idx="2">
                  <c:v>-4.79</c:v>
                </c:pt>
                <c:pt idx="3">
                  <c:v>-4.6599999999999975</c:v>
                </c:pt>
                <c:pt idx="4">
                  <c:v>-4.54</c:v>
                </c:pt>
                <c:pt idx="5">
                  <c:v>-4.4300000000000024</c:v>
                </c:pt>
                <c:pt idx="6">
                  <c:v>-4.3099999999999996</c:v>
                </c:pt>
                <c:pt idx="7">
                  <c:v>-4.1899999999999995</c:v>
                </c:pt>
                <c:pt idx="8">
                  <c:v>-4.08</c:v>
                </c:pt>
                <c:pt idx="9">
                  <c:v>-3.9699999999999998</c:v>
                </c:pt>
                <c:pt idx="10">
                  <c:v>-3.86</c:v>
                </c:pt>
                <c:pt idx="11">
                  <c:v>-3.75</c:v>
                </c:pt>
                <c:pt idx="12">
                  <c:v>-12.04</c:v>
                </c:pt>
                <c:pt idx="13">
                  <c:v>-21.05</c:v>
                </c:pt>
                <c:pt idx="14">
                  <c:v>-21.68</c:v>
                </c:pt>
                <c:pt idx="15">
                  <c:v>-22.32</c:v>
                </c:pt>
                <c:pt idx="16">
                  <c:v>-48.63</c:v>
                </c:pt>
                <c:pt idx="17">
                  <c:v>-49.37</c:v>
                </c:pt>
                <c:pt idx="18">
                  <c:v>-78.66</c:v>
                </c:pt>
                <c:pt idx="19">
                  <c:v>-80.39</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9"/>
          <c:order val="9"/>
          <c:tx>
            <c:v>Relation DE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'5CsR2.5AnEW'!$P$1:$P$131</c:f>
              <c:numCache>
                <c:formatCode>General</c:formatCode>
                <c:ptCount val="131"/>
                <c:pt idx="0">
                  <c:v>0.85000000000000053</c:v>
                </c:pt>
                <c:pt idx="1">
                  <c:v>17.8</c:v>
                </c:pt>
                <c:pt idx="2">
                  <c:v>17.38</c:v>
                </c:pt>
                <c:pt idx="3">
                  <c:v>16.97</c:v>
                </c:pt>
                <c:pt idx="4">
                  <c:v>16.57</c:v>
                </c:pt>
                <c:pt idx="5">
                  <c:v>16.18</c:v>
                </c:pt>
                <c:pt idx="6">
                  <c:v>15.8</c:v>
                </c:pt>
                <c:pt idx="7">
                  <c:v>15.43</c:v>
                </c:pt>
                <c:pt idx="8">
                  <c:v>15.06</c:v>
                </c:pt>
                <c:pt idx="9">
                  <c:v>14.7</c:v>
                </c:pt>
                <c:pt idx="10">
                  <c:v>14.360000000000008</c:v>
                </c:pt>
                <c:pt idx="11">
                  <c:v>14.02</c:v>
                </c:pt>
                <c:pt idx="12">
                  <c:v>13.850000000000009</c:v>
                </c:pt>
                <c:pt idx="13">
                  <c:v>14.209999999999999</c:v>
                </c:pt>
                <c:pt idx="14">
                  <c:v>14.58</c:v>
                </c:pt>
                <c:pt idx="15">
                  <c:v>14.97</c:v>
                </c:pt>
                <c:pt idx="16">
                  <c:v>75.239999999999995</c:v>
                </c:pt>
                <c:pt idx="17">
                  <c:v>74.92</c:v>
                </c:pt>
                <c:pt idx="18">
                  <c:v>100</c:v>
                </c:pt>
                <c:pt idx="19">
                  <c:v>99.76</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98.81</c:v>
                </c:pt>
                <c:pt idx="61">
                  <c:v>97.6</c:v>
                </c:pt>
                <c:pt idx="62">
                  <c:v>96.36999999999999</c:v>
                </c:pt>
                <c:pt idx="63">
                  <c:v>95.26</c:v>
                </c:pt>
                <c:pt idx="64">
                  <c:v>94.28</c:v>
                </c:pt>
                <c:pt idx="65">
                  <c:v>93.440000000000026</c:v>
                </c:pt>
                <c:pt idx="66">
                  <c:v>92.81</c:v>
                </c:pt>
                <c:pt idx="67">
                  <c:v>100</c:v>
                </c:pt>
                <c:pt idx="68">
                  <c:v>100</c:v>
                </c:pt>
                <c:pt idx="69">
                  <c:v>99.51</c:v>
                </c:pt>
                <c:pt idx="70">
                  <c:v>97.43</c:v>
                </c:pt>
                <c:pt idx="71">
                  <c:v>75.790000000000006</c:v>
                </c:pt>
                <c:pt idx="72">
                  <c:v>74.31</c:v>
                </c:pt>
                <c:pt idx="73">
                  <c:v>72.7</c:v>
                </c:pt>
                <c:pt idx="74">
                  <c:v>71.910000000000025</c:v>
                </c:pt>
                <c:pt idx="75">
                  <c:v>70.099999999999994</c:v>
                </c:pt>
                <c:pt idx="76">
                  <c:v>68.25</c:v>
                </c:pt>
                <c:pt idx="77">
                  <c:v>68.02</c:v>
                </c:pt>
                <c:pt idx="78">
                  <c:v>68.02</c:v>
                </c:pt>
                <c:pt idx="79">
                  <c:v>48.220000000000013</c:v>
                </c:pt>
                <c:pt idx="80">
                  <c:v>48.220000000000013</c:v>
                </c:pt>
                <c:pt idx="81">
                  <c:v>48.220000000000013</c:v>
                </c:pt>
                <c:pt idx="82">
                  <c:v>48.220000000000013</c:v>
                </c:pt>
                <c:pt idx="83">
                  <c:v>48.220000000000013</c:v>
                </c:pt>
                <c:pt idx="84">
                  <c:v>48.220000000000013</c:v>
                </c:pt>
                <c:pt idx="85">
                  <c:v>48.220000000000013</c:v>
                </c:pt>
                <c:pt idx="86">
                  <c:v>48.220000000000013</c:v>
                </c:pt>
                <c:pt idx="87">
                  <c:v>28.419999999999987</c:v>
                </c:pt>
                <c:pt idx="88">
                  <c:v>28.419999999999987</c:v>
                </c:pt>
                <c:pt idx="89">
                  <c:v>28.419999999999987</c:v>
                </c:pt>
                <c:pt idx="90">
                  <c:v>8.91</c:v>
                </c:pt>
                <c:pt idx="91">
                  <c:v>33</c:v>
                </c:pt>
                <c:pt idx="92">
                  <c:v>33</c:v>
                </c:pt>
                <c:pt idx="93">
                  <c:v>33</c:v>
                </c:pt>
                <c:pt idx="94">
                  <c:v>33</c:v>
                </c:pt>
                <c:pt idx="95">
                  <c:v>33</c:v>
                </c:pt>
                <c:pt idx="96">
                  <c:v>33</c:v>
                </c:pt>
                <c:pt idx="97">
                  <c:v>13.2</c:v>
                </c:pt>
                <c:pt idx="98">
                  <c:v>33</c:v>
                </c:pt>
                <c:pt idx="99">
                  <c:v>33</c:v>
                </c:pt>
                <c:pt idx="100">
                  <c:v>13.32</c:v>
                </c:pt>
                <c:pt idx="101">
                  <c:v>13.61</c:v>
                </c:pt>
                <c:pt idx="102">
                  <c:v>33.43</c:v>
                </c:pt>
                <c:pt idx="103">
                  <c:v>33.28</c:v>
                </c:pt>
                <c:pt idx="104">
                  <c:v>33.36</c:v>
                </c:pt>
                <c:pt idx="105">
                  <c:v>33.24</c:v>
                </c:pt>
                <c:pt idx="106">
                  <c:v>33.1</c:v>
                </c:pt>
                <c:pt idx="107">
                  <c:v>33</c:v>
                </c:pt>
                <c:pt idx="108">
                  <c:v>18.14</c:v>
                </c:pt>
                <c:pt idx="109">
                  <c:v>33.130000000000003</c:v>
                </c:pt>
                <c:pt idx="110">
                  <c:v>33</c:v>
                </c:pt>
                <c:pt idx="111">
                  <c:v>33</c:v>
                </c:pt>
                <c:pt idx="112">
                  <c:v>13.26</c:v>
                </c:pt>
                <c:pt idx="113">
                  <c:v>33.1</c:v>
                </c:pt>
                <c:pt idx="114">
                  <c:v>33.03</c:v>
                </c:pt>
                <c:pt idx="115">
                  <c:v>33</c:v>
                </c:pt>
                <c:pt idx="116">
                  <c:v>18.04</c:v>
                </c:pt>
                <c:pt idx="117">
                  <c:v>33.160000000000011</c:v>
                </c:pt>
                <c:pt idx="118">
                  <c:v>18.130000000000017</c:v>
                </c:pt>
                <c:pt idx="119">
                  <c:v>25.459999999999987</c:v>
                </c:pt>
                <c:pt idx="120">
                  <c:v>25.419999999999987</c:v>
                </c:pt>
                <c:pt idx="121">
                  <c:v>25.4</c:v>
                </c:pt>
                <c:pt idx="122">
                  <c:v>5.31</c:v>
                </c:pt>
                <c:pt idx="123">
                  <c:v>13.53</c:v>
                </c:pt>
                <c:pt idx="124">
                  <c:v>13.57</c:v>
                </c:pt>
                <c:pt idx="125">
                  <c:v>33.78</c:v>
                </c:pt>
                <c:pt idx="126">
                  <c:v>13.59</c:v>
                </c:pt>
                <c:pt idx="127">
                  <c:v>34.190000000000012</c:v>
                </c:pt>
                <c:pt idx="128">
                  <c:v>31.03</c:v>
                </c:pt>
                <c:pt idx="129">
                  <c:v>21.71</c:v>
                </c:pt>
                <c:pt idx="130">
                  <c:v>21.39</c:v>
                </c:pt>
              </c:numCache>
            </c:numRef>
          </c:val>
        </c:ser>
        <c:marker val="1"/>
        <c:axId val="73078656"/>
        <c:axId val="73101312"/>
      </c:lineChart>
      <c:catAx>
        <c:axId val="73078656"/>
        <c:scaling>
          <c:orientation val="minMax"/>
        </c:scaling>
        <c:axPos val="b"/>
        <c:title>
          <c:tx>
            <c:rich>
              <a:bodyPr/>
              <a:lstStyle/>
              <a:p>
                <a:pPr>
                  <a:defRPr/>
                </a:pPr>
                <a:r>
                  <a:rPr lang="en-US"/>
                  <a:t>Turns</a:t>
                </a:r>
              </a:p>
            </c:rich>
          </c:tx>
          <c:layout>
            <c:manualLayout>
              <c:xMode val="edge"/>
              <c:yMode val="edge"/>
              <c:x val="0.9017121068335513"/>
              <c:y val="0.47710744677094741"/>
            </c:manualLayout>
          </c:layout>
        </c:title>
        <c:numFmt formatCode="General" sourceLinked="1"/>
        <c:tickLblPos val="nextTo"/>
        <c:crossAx val="73101312"/>
        <c:crossesAt val="0"/>
        <c:auto val="1"/>
        <c:lblAlgn val="ctr"/>
        <c:lblOffset val="50"/>
        <c:tickLblSkip val="5"/>
        <c:tickMarkSkip val="5"/>
      </c:catAx>
      <c:valAx>
        <c:axId val="73101312"/>
        <c:scaling>
          <c:orientation val="minMax"/>
          <c:max val="100"/>
          <c:min val="-100"/>
        </c:scaling>
        <c:axPos val="l"/>
        <c:majorGridlines/>
        <c:numFmt formatCode="General" sourceLinked="1"/>
        <c:tickLblPos val="nextTo"/>
        <c:crossAx val="73078656"/>
        <c:crosses val="autoZero"/>
        <c:crossBetween val="between"/>
      </c:valAx>
    </c:plotArea>
    <c:legend>
      <c:legendPos val="r"/>
      <c:layout>
        <c:manualLayout>
          <c:xMode val="edge"/>
          <c:yMode val="edge"/>
          <c:x val="7.0167132334264679E-2"/>
          <c:y val="0.91466775669434763"/>
          <c:w val="0.81264143594954052"/>
          <c:h val="8.3192346858282432E-2"/>
        </c:manualLayout>
      </c:layout>
    </c:legend>
    <c:plotVisOnly val="1"/>
    <c:dispBlanksAs val="gap"/>
  </c:chart>
  <c:externalData r:id="rId2"/>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3288459910253181E-2"/>
          <c:y val="4.3744531933508589E-4"/>
        </c:manualLayout>
      </c:layout>
    </c:title>
    <c:plotArea>
      <c:layout>
        <c:manualLayout>
          <c:layoutTarget val="inner"/>
          <c:xMode val="edge"/>
          <c:yMode val="edge"/>
          <c:x val="6.5560917788502274E-2"/>
          <c:y val="8.5586678714341044E-2"/>
          <c:w val="0.81495216323765829"/>
          <c:h val="0.83141908779840701"/>
        </c:manualLayout>
      </c:layout>
      <c:lineChart>
        <c:grouping val="standard"/>
        <c:ser>
          <c:idx val="0"/>
          <c:order val="0"/>
          <c:tx>
            <c:v>Clan A</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'5CsR2.5AnEW'!$B$1:$B$131</c:f>
              <c:numCache>
                <c:formatCode>General</c:formatCode>
                <c:ptCount val="131"/>
                <c:pt idx="0">
                  <c:v>30</c:v>
                </c:pt>
                <c:pt idx="1">
                  <c:v>30.110000000000017</c:v>
                </c:pt>
                <c:pt idx="2">
                  <c:v>29.85</c:v>
                </c:pt>
                <c:pt idx="3">
                  <c:v>29.6</c:v>
                </c:pt>
                <c:pt idx="4">
                  <c:v>29.36</c:v>
                </c:pt>
                <c:pt idx="5">
                  <c:v>29.130000000000017</c:v>
                </c:pt>
                <c:pt idx="6">
                  <c:v>28.91</c:v>
                </c:pt>
                <c:pt idx="7">
                  <c:v>28.69</c:v>
                </c:pt>
                <c:pt idx="8">
                  <c:v>28.49</c:v>
                </c:pt>
                <c:pt idx="9">
                  <c:v>28.29</c:v>
                </c:pt>
                <c:pt idx="10">
                  <c:v>28.1</c:v>
                </c:pt>
                <c:pt idx="11">
                  <c:v>27.919999999999987</c:v>
                </c:pt>
                <c:pt idx="12">
                  <c:v>27.66</c:v>
                </c:pt>
                <c:pt idx="13">
                  <c:v>27.279999999999987</c:v>
                </c:pt>
                <c:pt idx="14">
                  <c:v>26.88</c:v>
                </c:pt>
                <c:pt idx="15">
                  <c:v>26.45</c:v>
                </c:pt>
                <c:pt idx="16">
                  <c:v>26.22</c:v>
                </c:pt>
                <c:pt idx="17">
                  <c:v>25.74</c:v>
                </c:pt>
                <c:pt idx="18">
                  <c:v>25.45</c:v>
                </c:pt>
                <c:pt idx="19">
                  <c:v>24.89</c:v>
                </c:pt>
                <c:pt idx="20">
                  <c:v>24.979999999999986</c:v>
                </c:pt>
                <c:pt idx="21">
                  <c:v>24.38</c:v>
                </c:pt>
                <c:pt idx="22">
                  <c:v>24.04</c:v>
                </c:pt>
                <c:pt idx="23">
                  <c:v>24.03</c:v>
                </c:pt>
                <c:pt idx="24">
                  <c:v>24.439999999999987</c:v>
                </c:pt>
                <c:pt idx="25">
                  <c:v>25.71</c:v>
                </c:pt>
                <c:pt idx="26">
                  <c:v>27.01</c:v>
                </c:pt>
                <c:pt idx="27">
                  <c:v>28.34</c:v>
                </c:pt>
                <c:pt idx="28">
                  <c:v>29.59</c:v>
                </c:pt>
                <c:pt idx="29">
                  <c:v>30.77</c:v>
                </c:pt>
                <c:pt idx="30">
                  <c:v>31.87</c:v>
                </c:pt>
                <c:pt idx="31">
                  <c:v>33.120000000000012</c:v>
                </c:pt>
                <c:pt idx="32">
                  <c:v>34.260000000000012</c:v>
                </c:pt>
                <c:pt idx="33">
                  <c:v>35.370000000000005</c:v>
                </c:pt>
                <c:pt idx="34">
                  <c:v>36.46</c:v>
                </c:pt>
                <c:pt idx="35">
                  <c:v>39.220000000000013</c:v>
                </c:pt>
                <c:pt idx="36">
                  <c:v>42.42</c:v>
                </c:pt>
                <c:pt idx="37">
                  <c:v>45.57</c:v>
                </c:pt>
                <c:pt idx="38">
                  <c:v>48.660000000000011</c:v>
                </c:pt>
                <c:pt idx="39">
                  <c:v>51.71</c:v>
                </c:pt>
                <c:pt idx="40">
                  <c:v>54.690000000000012</c:v>
                </c:pt>
                <c:pt idx="41">
                  <c:v>55.879999999999995</c:v>
                </c:pt>
                <c:pt idx="42">
                  <c:v>57.06</c:v>
                </c:pt>
                <c:pt idx="43">
                  <c:v>58.230000000000011</c:v>
                </c:pt>
                <c:pt idx="44">
                  <c:v>60.949999999999996</c:v>
                </c:pt>
                <c:pt idx="45">
                  <c:v>62.09</c:v>
                </c:pt>
                <c:pt idx="46">
                  <c:v>63.220000000000013</c:v>
                </c:pt>
                <c:pt idx="47">
                  <c:v>64.36999999999999</c:v>
                </c:pt>
                <c:pt idx="48">
                  <c:v>65.53</c:v>
                </c:pt>
                <c:pt idx="49">
                  <c:v>66.709999999999994</c:v>
                </c:pt>
                <c:pt idx="50">
                  <c:v>67.910000000000025</c:v>
                </c:pt>
                <c:pt idx="51">
                  <c:v>69.58</c:v>
                </c:pt>
                <c:pt idx="52">
                  <c:v>70.849999999999994</c:v>
                </c:pt>
                <c:pt idx="53">
                  <c:v>72.14</c:v>
                </c:pt>
                <c:pt idx="54">
                  <c:v>73.410000000000025</c:v>
                </c:pt>
                <c:pt idx="55">
                  <c:v>74.66</c:v>
                </c:pt>
                <c:pt idx="56">
                  <c:v>75.910000000000025</c:v>
                </c:pt>
                <c:pt idx="57">
                  <c:v>77.14</c:v>
                </c:pt>
                <c:pt idx="58">
                  <c:v>78.739999999999995</c:v>
                </c:pt>
                <c:pt idx="59">
                  <c:v>79.930000000000007</c:v>
                </c:pt>
                <c:pt idx="60">
                  <c:v>81.39</c:v>
                </c:pt>
                <c:pt idx="61">
                  <c:v>81.95</c:v>
                </c:pt>
                <c:pt idx="62">
                  <c:v>82.54</c:v>
                </c:pt>
                <c:pt idx="63">
                  <c:v>82.3</c:v>
                </c:pt>
                <c:pt idx="64">
                  <c:v>82.11</c:v>
                </c:pt>
                <c:pt idx="65">
                  <c:v>82.09</c:v>
                </c:pt>
                <c:pt idx="66">
                  <c:v>82.19</c:v>
                </c:pt>
                <c:pt idx="67">
                  <c:v>82.77</c:v>
                </c:pt>
                <c:pt idx="68">
                  <c:v>84</c:v>
                </c:pt>
                <c:pt idx="69">
                  <c:v>86.210000000000022</c:v>
                </c:pt>
                <c:pt idx="70">
                  <c:v>87.88</c:v>
                </c:pt>
                <c:pt idx="71">
                  <c:v>89.58</c:v>
                </c:pt>
                <c:pt idx="72">
                  <c:v>91.32</c:v>
                </c:pt>
                <c:pt idx="73">
                  <c:v>93.1</c:v>
                </c:pt>
                <c:pt idx="74">
                  <c:v>95.29</c:v>
                </c:pt>
                <c:pt idx="75">
                  <c:v>97.1</c:v>
                </c:pt>
                <c:pt idx="76">
                  <c:v>98.940000000000026</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numCache>
            </c:numRef>
          </c:val>
        </c:ser>
        <c:ser>
          <c:idx val="1"/>
          <c:order val="1"/>
          <c:tx>
            <c:v>Clan B</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'5CsR2.5AnEW'!$C$1:$C$131</c:f>
              <c:numCache>
                <c:formatCode>General</c:formatCode>
                <c:ptCount val="131"/>
                <c:pt idx="0">
                  <c:v>30</c:v>
                </c:pt>
                <c:pt idx="1">
                  <c:v>29.6</c:v>
                </c:pt>
                <c:pt idx="2">
                  <c:v>28.85</c:v>
                </c:pt>
                <c:pt idx="3">
                  <c:v>28.130000000000017</c:v>
                </c:pt>
                <c:pt idx="4">
                  <c:v>27.419999999999987</c:v>
                </c:pt>
                <c:pt idx="5">
                  <c:v>26.74</c:v>
                </c:pt>
                <c:pt idx="6">
                  <c:v>26.07</c:v>
                </c:pt>
                <c:pt idx="7">
                  <c:v>25.419999999999987</c:v>
                </c:pt>
                <c:pt idx="8">
                  <c:v>24.79</c:v>
                </c:pt>
                <c:pt idx="9">
                  <c:v>24.17</c:v>
                </c:pt>
                <c:pt idx="10">
                  <c:v>23.58</c:v>
                </c:pt>
                <c:pt idx="11">
                  <c:v>23</c:v>
                </c:pt>
                <c:pt idx="12">
                  <c:v>22.6</c:v>
                </c:pt>
                <c:pt idx="13">
                  <c:v>22.16</c:v>
                </c:pt>
                <c:pt idx="14">
                  <c:v>21.47</c:v>
                </c:pt>
                <c:pt idx="15">
                  <c:v>20.75</c:v>
                </c:pt>
                <c:pt idx="16">
                  <c:v>20.16</c:v>
                </c:pt>
                <c:pt idx="17">
                  <c:v>19.39</c:v>
                </c:pt>
                <c:pt idx="18">
                  <c:v>18.75</c:v>
                </c:pt>
                <c:pt idx="19">
                  <c:v>17.91</c:v>
                </c:pt>
                <c:pt idx="20">
                  <c:v>18.130000000000017</c:v>
                </c:pt>
                <c:pt idx="21">
                  <c:v>17.649999999999999</c:v>
                </c:pt>
                <c:pt idx="22">
                  <c:v>17.34</c:v>
                </c:pt>
                <c:pt idx="23">
                  <c:v>16.989999999999974</c:v>
                </c:pt>
                <c:pt idx="24">
                  <c:v>16.610000000000017</c:v>
                </c:pt>
                <c:pt idx="25">
                  <c:v>16.579999999999988</c:v>
                </c:pt>
                <c:pt idx="26">
                  <c:v>15.83</c:v>
                </c:pt>
                <c:pt idx="27">
                  <c:v>15.02</c:v>
                </c:pt>
                <c:pt idx="28">
                  <c:v>14.16</c:v>
                </c:pt>
                <c:pt idx="29">
                  <c:v>13.229999999999999</c:v>
                </c:pt>
                <c:pt idx="30">
                  <c:v>12.229999999999999</c:v>
                </c:pt>
                <c:pt idx="31">
                  <c:v>11.5</c:v>
                </c:pt>
                <c:pt idx="32">
                  <c:v>10.38</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10.65</c:v>
                </c:pt>
                <c:pt idx="52">
                  <c:v>11.219999999999999</c:v>
                </c:pt>
                <c:pt idx="53">
                  <c:v>11.76</c:v>
                </c:pt>
                <c:pt idx="54">
                  <c:v>11.739999999999998</c:v>
                </c:pt>
                <c:pt idx="55">
                  <c:v>11.629999999999999</c:v>
                </c:pt>
                <c:pt idx="56">
                  <c:v>11.44</c:v>
                </c:pt>
                <c:pt idx="57">
                  <c:v>11.18</c:v>
                </c:pt>
                <c:pt idx="58">
                  <c:v>11.76</c:v>
                </c:pt>
                <c:pt idx="59">
                  <c:v>12.18</c:v>
                </c:pt>
                <c:pt idx="60">
                  <c:v>12.350000000000009</c:v>
                </c:pt>
                <c:pt idx="61">
                  <c:v>12.360000000000008</c:v>
                </c:pt>
                <c:pt idx="62">
                  <c:v>12.229999999999999</c:v>
                </c:pt>
                <c:pt idx="63">
                  <c:v>14.11</c:v>
                </c:pt>
                <c:pt idx="64">
                  <c:v>15</c:v>
                </c:pt>
                <c:pt idx="65">
                  <c:v>17.88</c:v>
                </c:pt>
                <c:pt idx="66">
                  <c:v>20.650000000000016</c:v>
                </c:pt>
                <c:pt idx="67">
                  <c:v>21.16</c:v>
                </c:pt>
                <c:pt idx="68">
                  <c:v>22.36</c:v>
                </c:pt>
                <c:pt idx="69">
                  <c:v>20.22</c:v>
                </c:pt>
                <c:pt idx="70">
                  <c:v>17.77</c:v>
                </c:pt>
                <c:pt idx="71">
                  <c:v>15.78</c:v>
                </c:pt>
                <c:pt idx="72">
                  <c:v>13.56</c:v>
                </c:pt>
                <c:pt idx="73">
                  <c:v>11.12</c:v>
                </c:pt>
                <c:pt idx="74">
                  <c:v>10.17</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10.1</c:v>
                </c:pt>
                <c:pt idx="99">
                  <c:v>10</c:v>
                </c:pt>
                <c:pt idx="100">
                  <c:v>10</c:v>
                </c:pt>
                <c:pt idx="101">
                  <c:v>10.54</c:v>
                </c:pt>
                <c:pt idx="102">
                  <c:v>10.7</c:v>
                </c:pt>
                <c:pt idx="103">
                  <c:v>10.77</c:v>
                </c:pt>
                <c:pt idx="104">
                  <c:v>11.5</c:v>
                </c:pt>
                <c:pt idx="105">
                  <c:v>11.25</c:v>
                </c:pt>
                <c:pt idx="106">
                  <c:v>10.91</c:v>
                </c:pt>
                <c:pt idx="107">
                  <c:v>10.51</c:v>
                </c:pt>
                <c:pt idx="108">
                  <c:v>10.6</c:v>
                </c:pt>
                <c:pt idx="109">
                  <c:v>10.370000000000006</c:v>
                </c:pt>
                <c:pt idx="110">
                  <c:v>10.07</c:v>
                </c:pt>
                <c:pt idx="111">
                  <c:v>10</c:v>
                </c:pt>
                <c:pt idx="112">
                  <c:v>10.709999999999999</c:v>
                </c:pt>
                <c:pt idx="113">
                  <c:v>10.32</c:v>
                </c:pt>
                <c:pt idx="114">
                  <c:v>10</c:v>
                </c:pt>
                <c:pt idx="115">
                  <c:v>10</c:v>
                </c:pt>
                <c:pt idx="116">
                  <c:v>11.41</c:v>
                </c:pt>
                <c:pt idx="117">
                  <c:v>11.96</c:v>
                </c:pt>
                <c:pt idx="118">
                  <c:v>12.29</c:v>
                </c:pt>
                <c:pt idx="119">
                  <c:v>12.02</c:v>
                </c:pt>
                <c:pt idx="120">
                  <c:v>11.56</c:v>
                </c:pt>
                <c:pt idx="121">
                  <c:v>12.42</c:v>
                </c:pt>
                <c:pt idx="122">
                  <c:v>12.4</c:v>
                </c:pt>
                <c:pt idx="123">
                  <c:v>13.08</c:v>
                </c:pt>
                <c:pt idx="124">
                  <c:v>12.709999999999999</c:v>
                </c:pt>
                <c:pt idx="125">
                  <c:v>12.2</c:v>
                </c:pt>
                <c:pt idx="126">
                  <c:v>13.83</c:v>
                </c:pt>
                <c:pt idx="127">
                  <c:v>14.65</c:v>
                </c:pt>
                <c:pt idx="128">
                  <c:v>15.38</c:v>
                </c:pt>
                <c:pt idx="129">
                  <c:v>15.92</c:v>
                </c:pt>
                <c:pt idx="130">
                  <c:v>14.56</c:v>
                </c:pt>
              </c:numCache>
            </c:numRef>
          </c:val>
        </c:ser>
        <c:ser>
          <c:idx val="2"/>
          <c:order val="2"/>
          <c:tx>
            <c:v>Clan C</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'5CsR2.5AnEW'!$D$1:$D$131</c:f>
              <c:numCache>
                <c:formatCode>General</c:formatCode>
                <c:ptCount val="131"/>
                <c:pt idx="0">
                  <c:v>30</c:v>
                </c:pt>
                <c:pt idx="1">
                  <c:v>29.49</c:v>
                </c:pt>
                <c:pt idx="2">
                  <c:v>28.97</c:v>
                </c:pt>
                <c:pt idx="3">
                  <c:v>28.47</c:v>
                </c:pt>
                <c:pt idx="4">
                  <c:v>27.97</c:v>
                </c:pt>
                <c:pt idx="5">
                  <c:v>27.479999999999986</c:v>
                </c:pt>
                <c:pt idx="6">
                  <c:v>26.99</c:v>
                </c:pt>
                <c:pt idx="7">
                  <c:v>26.52</c:v>
                </c:pt>
                <c:pt idx="8">
                  <c:v>26.04</c:v>
                </c:pt>
                <c:pt idx="9">
                  <c:v>25.58</c:v>
                </c:pt>
                <c:pt idx="10">
                  <c:v>25.12</c:v>
                </c:pt>
                <c:pt idx="11">
                  <c:v>24.66</c:v>
                </c:pt>
                <c:pt idx="12">
                  <c:v>24.85</c:v>
                </c:pt>
                <c:pt idx="13">
                  <c:v>26.85</c:v>
                </c:pt>
                <c:pt idx="14">
                  <c:v>28.650000000000016</c:v>
                </c:pt>
                <c:pt idx="15">
                  <c:v>30.45</c:v>
                </c:pt>
                <c:pt idx="16">
                  <c:v>32.51</c:v>
                </c:pt>
                <c:pt idx="17">
                  <c:v>34.49</c:v>
                </c:pt>
                <c:pt idx="18">
                  <c:v>36.75</c:v>
                </c:pt>
                <c:pt idx="19">
                  <c:v>38.93</c:v>
                </c:pt>
                <c:pt idx="20">
                  <c:v>41.57</c:v>
                </c:pt>
                <c:pt idx="21">
                  <c:v>43.86</c:v>
                </c:pt>
                <c:pt idx="22">
                  <c:v>46.160000000000011</c:v>
                </c:pt>
                <c:pt idx="23">
                  <c:v>48.47</c:v>
                </c:pt>
                <c:pt idx="24">
                  <c:v>50.809999999999995</c:v>
                </c:pt>
                <c:pt idx="25">
                  <c:v>53.290000000000013</c:v>
                </c:pt>
                <c:pt idx="26">
                  <c:v>55.54</c:v>
                </c:pt>
                <c:pt idx="27">
                  <c:v>57.77</c:v>
                </c:pt>
                <c:pt idx="28">
                  <c:v>59.98</c:v>
                </c:pt>
                <c:pt idx="29">
                  <c:v>62.17</c:v>
                </c:pt>
                <c:pt idx="30">
                  <c:v>64.34</c:v>
                </c:pt>
                <c:pt idx="31">
                  <c:v>66.179999999999978</c:v>
                </c:pt>
                <c:pt idx="32">
                  <c:v>68.03</c:v>
                </c:pt>
                <c:pt idx="33">
                  <c:v>69.930000000000007</c:v>
                </c:pt>
                <c:pt idx="34">
                  <c:v>71.819999999999993</c:v>
                </c:pt>
                <c:pt idx="35">
                  <c:v>74.42</c:v>
                </c:pt>
                <c:pt idx="36">
                  <c:v>77.260000000000005</c:v>
                </c:pt>
                <c:pt idx="37">
                  <c:v>80.08</c:v>
                </c:pt>
                <c:pt idx="38">
                  <c:v>82.9</c:v>
                </c:pt>
                <c:pt idx="39">
                  <c:v>85.710000000000022</c:v>
                </c:pt>
                <c:pt idx="40">
                  <c:v>88.490000000000023</c:v>
                </c:pt>
                <c:pt idx="41">
                  <c:v>90.3</c:v>
                </c:pt>
                <c:pt idx="42">
                  <c:v>92.1</c:v>
                </c:pt>
                <c:pt idx="43">
                  <c:v>93.89</c:v>
                </c:pt>
                <c:pt idx="44">
                  <c:v>96.59</c:v>
                </c:pt>
                <c:pt idx="45">
                  <c:v>98.32</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numCache>
            </c:numRef>
          </c:val>
        </c:ser>
        <c:ser>
          <c:idx val="3"/>
          <c:order val="3"/>
          <c:tx>
            <c:v>Clan D</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'5CsR2.5AnEW'!$E$1:$E$131</c:f>
              <c:numCache>
                <c:formatCode>General</c:formatCode>
                <c:ptCount val="131"/>
                <c:pt idx="0">
                  <c:v>30</c:v>
                </c:pt>
                <c:pt idx="1">
                  <c:v>29.919999999999987</c:v>
                </c:pt>
                <c:pt idx="2">
                  <c:v>29.5</c:v>
                </c:pt>
                <c:pt idx="3">
                  <c:v>29.09</c:v>
                </c:pt>
                <c:pt idx="4">
                  <c:v>28.69</c:v>
                </c:pt>
                <c:pt idx="5">
                  <c:v>28.32</c:v>
                </c:pt>
                <c:pt idx="6">
                  <c:v>27.959999999999987</c:v>
                </c:pt>
                <c:pt idx="7">
                  <c:v>27.610000000000017</c:v>
                </c:pt>
                <c:pt idx="8">
                  <c:v>27.279999999999987</c:v>
                </c:pt>
                <c:pt idx="9">
                  <c:v>26.97</c:v>
                </c:pt>
                <c:pt idx="10">
                  <c:v>26.67</c:v>
                </c:pt>
                <c:pt idx="11">
                  <c:v>26.38</c:v>
                </c:pt>
                <c:pt idx="12">
                  <c:v>26.5</c:v>
                </c:pt>
                <c:pt idx="13">
                  <c:v>28.150000000000016</c:v>
                </c:pt>
                <c:pt idx="14">
                  <c:v>29.82</c:v>
                </c:pt>
                <c:pt idx="15">
                  <c:v>31.5</c:v>
                </c:pt>
                <c:pt idx="16">
                  <c:v>32.379999999999995</c:v>
                </c:pt>
                <c:pt idx="17">
                  <c:v>33.39</c:v>
                </c:pt>
                <c:pt idx="18">
                  <c:v>34.130000000000003</c:v>
                </c:pt>
                <c:pt idx="19">
                  <c:v>35.020000000000003</c:v>
                </c:pt>
                <c:pt idx="20">
                  <c:v>35.83</c:v>
                </c:pt>
                <c:pt idx="21">
                  <c:v>36.260000000000012</c:v>
                </c:pt>
                <c:pt idx="22">
                  <c:v>36.660000000000011</c:v>
                </c:pt>
                <c:pt idx="23">
                  <c:v>37.01</c:v>
                </c:pt>
                <c:pt idx="24">
                  <c:v>37.300000000000004</c:v>
                </c:pt>
                <c:pt idx="25">
                  <c:v>37.730000000000011</c:v>
                </c:pt>
                <c:pt idx="26">
                  <c:v>38.11</c:v>
                </c:pt>
                <c:pt idx="27">
                  <c:v>38.449999999999996</c:v>
                </c:pt>
                <c:pt idx="28">
                  <c:v>38.74</c:v>
                </c:pt>
                <c:pt idx="29">
                  <c:v>38.99</c:v>
                </c:pt>
                <c:pt idx="30">
                  <c:v>39.200000000000003</c:v>
                </c:pt>
                <c:pt idx="31">
                  <c:v>39.370000000000005</c:v>
                </c:pt>
                <c:pt idx="32">
                  <c:v>39.480000000000004</c:v>
                </c:pt>
                <c:pt idx="33">
                  <c:v>39.550000000000004</c:v>
                </c:pt>
                <c:pt idx="34">
                  <c:v>39.57</c:v>
                </c:pt>
                <c:pt idx="35">
                  <c:v>39.57</c:v>
                </c:pt>
                <c:pt idx="36">
                  <c:v>39.54</c:v>
                </c:pt>
                <c:pt idx="37">
                  <c:v>39.49</c:v>
                </c:pt>
                <c:pt idx="38">
                  <c:v>39.42</c:v>
                </c:pt>
                <c:pt idx="39">
                  <c:v>39.33</c:v>
                </c:pt>
                <c:pt idx="40">
                  <c:v>39.24</c:v>
                </c:pt>
                <c:pt idx="41">
                  <c:v>38.839999999999996</c:v>
                </c:pt>
                <c:pt idx="42">
                  <c:v>38.410000000000004</c:v>
                </c:pt>
                <c:pt idx="43">
                  <c:v>37.94</c:v>
                </c:pt>
                <c:pt idx="44">
                  <c:v>37.46</c:v>
                </c:pt>
                <c:pt idx="45">
                  <c:v>36.94</c:v>
                </c:pt>
                <c:pt idx="46">
                  <c:v>36.379999999999995</c:v>
                </c:pt>
                <c:pt idx="47">
                  <c:v>35.790000000000013</c:v>
                </c:pt>
                <c:pt idx="48">
                  <c:v>35.130000000000003</c:v>
                </c:pt>
                <c:pt idx="49">
                  <c:v>34.42</c:v>
                </c:pt>
                <c:pt idx="50">
                  <c:v>33.65</c:v>
                </c:pt>
                <c:pt idx="51">
                  <c:v>34.270000000000003</c:v>
                </c:pt>
                <c:pt idx="52">
                  <c:v>34.020000000000003</c:v>
                </c:pt>
                <c:pt idx="53">
                  <c:v>33.760000000000012</c:v>
                </c:pt>
                <c:pt idx="54">
                  <c:v>33.68</c:v>
                </c:pt>
                <c:pt idx="55">
                  <c:v>33.57</c:v>
                </c:pt>
                <c:pt idx="56">
                  <c:v>33.410000000000004</c:v>
                </c:pt>
                <c:pt idx="57">
                  <c:v>33.21</c:v>
                </c:pt>
                <c:pt idx="58">
                  <c:v>34.200000000000003</c:v>
                </c:pt>
                <c:pt idx="59">
                  <c:v>34.28</c:v>
                </c:pt>
                <c:pt idx="60">
                  <c:v>32.690000000000012</c:v>
                </c:pt>
                <c:pt idx="61">
                  <c:v>31.06</c:v>
                </c:pt>
                <c:pt idx="62">
                  <c:v>29.4</c:v>
                </c:pt>
                <c:pt idx="63">
                  <c:v>27.919999999999987</c:v>
                </c:pt>
                <c:pt idx="64">
                  <c:v>26.6</c:v>
                </c:pt>
                <c:pt idx="65">
                  <c:v>25.479999999999986</c:v>
                </c:pt>
                <c:pt idx="66">
                  <c:v>24.630000000000017</c:v>
                </c:pt>
                <c:pt idx="67">
                  <c:v>25.25</c:v>
                </c:pt>
                <c:pt idx="68">
                  <c:v>28.06</c:v>
                </c:pt>
                <c:pt idx="69">
                  <c:v>27.419999999999987</c:v>
                </c:pt>
                <c:pt idx="70">
                  <c:v>24.77</c:v>
                </c:pt>
                <c:pt idx="71">
                  <c:v>22.57</c:v>
                </c:pt>
                <c:pt idx="72">
                  <c:v>20.170000000000005</c:v>
                </c:pt>
                <c:pt idx="73">
                  <c:v>17.57</c:v>
                </c:pt>
                <c:pt idx="74">
                  <c:v>16.29</c:v>
                </c:pt>
                <c:pt idx="75">
                  <c:v>13.350000000000009</c:v>
                </c:pt>
                <c:pt idx="76">
                  <c:v>10.370000000000006</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10.15</c:v>
                </c:pt>
                <c:pt idx="91">
                  <c:v>10</c:v>
                </c:pt>
                <c:pt idx="92">
                  <c:v>10</c:v>
                </c:pt>
                <c:pt idx="93">
                  <c:v>10</c:v>
                </c:pt>
                <c:pt idx="94">
                  <c:v>10</c:v>
                </c:pt>
                <c:pt idx="95">
                  <c:v>10</c:v>
                </c:pt>
                <c:pt idx="96">
                  <c:v>10</c:v>
                </c:pt>
                <c:pt idx="97">
                  <c:v>10</c:v>
                </c:pt>
                <c:pt idx="98">
                  <c:v>10</c:v>
                </c:pt>
                <c:pt idx="99">
                  <c:v>10</c:v>
                </c:pt>
                <c:pt idx="100">
                  <c:v>10.99</c:v>
                </c:pt>
                <c:pt idx="101">
                  <c:v>11.94</c:v>
                </c:pt>
                <c:pt idx="102">
                  <c:v>11.42</c:v>
                </c:pt>
                <c:pt idx="103">
                  <c:v>10.93</c:v>
                </c:pt>
                <c:pt idx="104">
                  <c:v>11.209999999999999</c:v>
                </c:pt>
                <c:pt idx="105">
                  <c:v>10.8</c:v>
                </c:pt>
                <c:pt idx="106">
                  <c:v>10.34</c:v>
                </c:pt>
                <c:pt idx="107">
                  <c:v>10</c:v>
                </c:pt>
                <c:pt idx="108">
                  <c:v>10.89</c:v>
                </c:pt>
                <c:pt idx="109">
                  <c:v>10.44</c:v>
                </c:pt>
                <c:pt idx="110">
                  <c:v>10</c:v>
                </c:pt>
                <c:pt idx="111">
                  <c:v>10</c:v>
                </c:pt>
                <c:pt idx="112">
                  <c:v>10.51</c:v>
                </c:pt>
                <c:pt idx="113">
                  <c:v>10.34</c:v>
                </c:pt>
                <c:pt idx="114">
                  <c:v>10.1</c:v>
                </c:pt>
                <c:pt idx="115">
                  <c:v>10</c:v>
                </c:pt>
                <c:pt idx="116">
                  <c:v>10.52</c:v>
                </c:pt>
                <c:pt idx="117">
                  <c:v>10.52</c:v>
                </c:pt>
                <c:pt idx="118">
                  <c:v>11.09</c:v>
                </c:pt>
                <c:pt idx="119">
                  <c:v>12.04</c:v>
                </c:pt>
                <c:pt idx="120">
                  <c:v>11.88</c:v>
                </c:pt>
                <c:pt idx="121">
                  <c:v>11.8</c:v>
                </c:pt>
                <c:pt idx="122">
                  <c:v>12.44</c:v>
                </c:pt>
                <c:pt idx="123">
                  <c:v>12.79</c:v>
                </c:pt>
                <c:pt idx="124">
                  <c:v>13.09</c:v>
                </c:pt>
                <c:pt idx="125">
                  <c:v>12.6</c:v>
                </c:pt>
                <c:pt idx="126">
                  <c:v>13.28</c:v>
                </c:pt>
                <c:pt idx="127">
                  <c:v>13.97</c:v>
                </c:pt>
                <c:pt idx="128">
                  <c:v>14.41</c:v>
                </c:pt>
                <c:pt idx="129">
                  <c:v>14.99</c:v>
                </c:pt>
                <c:pt idx="130">
                  <c:v>14.06</c:v>
                </c:pt>
              </c:numCache>
            </c:numRef>
          </c:val>
        </c:ser>
        <c:ser>
          <c:idx val="4"/>
          <c:order val="4"/>
          <c:tx>
            <c:v>Clan E</c:v>
          </c:tx>
          <c:marker>
            <c:symbol val="none"/>
          </c:marker>
          <c:cat>
            <c:numRef>
              <c:f>'5CsR2.5AnEW'!$A$1:$A$131</c:f>
              <c:numCache>
                <c:formatCode>General</c:formatCode>
                <c:ptCount val="1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numCache>
            </c:numRef>
          </c:cat>
          <c:val>
            <c:numRef>
              <c:f>'5CsR2.5AnEW'!$F$1:$F$131</c:f>
              <c:numCache>
                <c:formatCode>General</c:formatCode>
                <c:ptCount val="131"/>
                <c:pt idx="0">
                  <c:v>30</c:v>
                </c:pt>
                <c:pt idx="1">
                  <c:v>29.41</c:v>
                </c:pt>
                <c:pt idx="2">
                  <c:v>28.439999999999987</c:v>
                </c:pt>
                <c:pt idx="3">
                  <c:v>27.479999999999986</c:v>
                </c:pt>
                <c:pt idx="4">
                  <c:v>26.54</c:v>
                </c:pt>
                <c:pt idx="5">
                  <c:v>25.62</c:v>
                </c:pt>
                <c:pt idx="6">
                  <c:v>24.71</c:v>
                </c:pt>
                <c:pt idx="7">
                  <c:v>23.810000000000016</c:v>
                </c:pt>
                <c:pt idx="8">
                  <c:v>22.919999999999987</c:v>
                </c:pt>
                <c:pt idx="9">
                  <c:v>22.05</c:v>
                </c:pt>
                <c:pt idx="10">
                  <c:v>21.19</c:v>
                </c:pt>
                <c:pt idx="11">
                  <c:v>20.34</c:v>
                </c:pt>
                <c:pt idx="12">
                  <c:v>19.68</c:v>
                </c:pt>
                <c:pt idx="13">
                  <c:v>19.22</c:v>
                </c:pt>
                <c:pt idx="14">
                  <c:v>18.8</c:v>
                </c:pt>
                <c:pt idx="15">
                  <c:v>18.39</c:v>
                </c:pt>
                <c:pt idx="16">
                  <c:v>17.7</c:v>
                </c:pt>
                <c:pt idx="17">
                  <c:v>16.47</c:v>
                </c:pt>
                <c:pt idx="18">
                  <c:v>15.97</c:v>
                </c:pt>
                <c:pt idx="19">
                  <c:v>14.950000000000006</c:v>
                </c:pt>
                <c:pt idx="20">
                  <c:v>15.18</c:v>
                </c:pt>
                <c:pt idx="21">
                  <c:v>15.29</c:v>
                </c:pt>
                <c:pt idx="22">
                  <c:v>16.12</c:v>
                </c:pt>
                <c:pt idx="23">
                  <c:v>17.439999999999987</c:v>
                </c:pt>
                <c:pt idx="24">
                  <c:v>19.27</c:v>
                </c:pt>
                <c:pt idx="25">
                  <c:v>20.67</c:v>
                </c:pt>
                <c:pt idx="26">
                  <c:v>22.22</c:v>
                </c:pt>
                <c:pt idx="27">
                  <c:v>23.93</c:v>
                </c:pt>
                <c:pt idx="28">
                  <c:v>25.68</c:v>
                </c:pt>
                <c:pt idx="29">
                  <c:v>27.49</c:v>
                </c:pt>
                <c:pt idx="30">
                  <c:v>29.35</c:v>
                </c:pt>
                <c:pt idx="31">
                  <c:v>31.939999999999987</c:v>
                </c:pt>
                <c:pt idx="32">
                  <c:v>34.4</c:v>
                </c:pt>
                <c:pt idx="33">
                  <c:v>36.849999999999994</c:v>
                </c:pt>
                <c:pt idx="34">
                  <c:v>39.300000000000004</c:v>
                </c:pt>
                <c:pt idx="35">
                  <c:v>41.790000000000013</c:v>
                </c:pt>
                <c:pt idx="36">
                  <c:v>44.349999999999994</c:v>
                </c:pt>
                <c:pt idx="37">
                  <c:v>46.949999999999996</c:v>
                </c:pt>
                <c:pt idx="38">
                  <c:v>49.61</c:v>
                </c:pt>
                <c:pt idx="39">
                  <c:v>52.3</c:v>
                </c:pt>
                <c:pt idx="40">
                  <c:v>55.03</c:v>
                </c:pt>
                <c:pt idx="41">
                  <c:v>57.760000000000012</c:v>
                </c:pt>
                <c:pt idx="42">
                  <c:v>60.5</c:v>
                </c:pt>
                <c:pt idx="43">
                  <c:v>63.230000000000011</c:v>
                </c:pt>
                <c:pt idx="44">
                  <c:v>66.010000000000005</c:v>
                </c:pt>
                <c:pt idx="45">
                  <c:v>68.790000000000006</c:v>
                </c:pt>
                <c:pt idx="46">
                  <c:v>71.569999999999993</c:v>
                </c:pt>
                <c:pt idx="47">
                  <c:v>74.36</c:v>
                </c:pt>
                <c:pt idx="48">
                  <c:v>77.14</c:v>
                </c:pt>
                <c:pt idx="49">
                  <c:v>79.92</c:v>
                </c:pt>
                <c:pt idx="50">
                  <c:v>82.69</c:v>
                </c:pt>
                <c:pt idx="51">
                  <c:v>85.42</c:v>
                </c:pt>
                <c:pt idx="52">
                  <c:v>88.13</c:v>
                </c:pt>
                <c:pt idx="53">
                  <c:v>90.83</c:v>
                </c:pt>
                <c:pt idx="54">
                  <c:v>93.22</c:v>
                </c:pt>
                <c:pt idx="55">
                  <c:v>95.61</c:v>
                </c:pt>
                <c:pt idx="56">
                  <c:v>97.990000000000023</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99.710000000000022</c:v>
                </c:pt>
              </c:numCache>
            </c:numRef>
          </c:val>
        </c:ser>
        <c:marker val="1"/>
        <c:axId val="73136768"/>
        <c:axId val="73274112"/>
      </c:lineChart>
      <c:catAx>
        <c:axId val="73136768"/>
        <c:scaling>
          <c:orientation val="minMax"/>
        </c:scaling>
        <c:axPos val="b"/>
        <c:title>
          <c:tx>
            <c:rich>
              <a:bodyPr/>
              <a:lstStyle/>
              <a:p>
                <a:pPr>
                  <a:defRPr/>
                </a:pPr>
                <a:r>
                  <a:rPr lang="en-US" sz="1200"/>
                  <a:t>Turns</a:t>
                </a:r>
              </a:p>
            </c:rich>
          </c:tx>
          <c:layout>
            <c:manualLayout>
              <c:xMode val="edge"/>
              <c:yMode val="edge"/>
              <c:x val="0.90159698586063597"/>
              <c:y val="0.88744259426588068"/>
            </c:manualLayout>
          </c:layout>
        </c:title>
        <c:numFmt formatCode="General" sourceLinked="1"/>
        <c:tickLblPos val="nextTo"/>
        <c:crossAx val="73274112"/>
        <c:crossesAt val="0"/>
        <c:auto val="1"/>
        <c:lblAlgn val="ctr"/>
        <c:lblOffset val="50"/>
        <c:tickLblSkip val="10"/>
        <c:tickMarkSkip val="5"/>
      </c:catAx>
      <c:valAx>
        <c:axId val="73274112"/>
        <c:scaling>
          <c:orientation val="minMax"/>
          <c:max val="100"/>
          <c:min val="0"/>
        </c:scaling>
        <c:axPos val="l"/>
        <c:majorGridlines/>
        <c:numFmt formatCode="General" sourceLinked="1"/>
        <c:tickLblPos val="nextTo"/>
        <c:crossAx val="73136768"/>
        <c:crosses val="autoZero"/>
        <c:crossBetween val="between"/>
      </c:valAx>
    </c:plotArea>
    <c:legend>
      <c:legendPos val="r"/>
      <c:layout>
        <c:manualLayout>
          <c:xMode val="edge"/>
          <c:yMode val="edge"/>
          <c:x val="0.87198391330116065"/>
          <c:y val="0.3930685713466161"/>
          <c:w val="0.12495808991618002"/>
          <c:h val="0.2661913572278875"/>
        </c:manualLayout>
      </c:layout>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200"/>
              <a:t>Tempers</a:t>
            </a:r>
          </a:p>
        </c:rich>
      </c:tx>
      <c:layout>
        <c:manualLayout>
          <c:xMode val="edge"/>
          <c:yMode val="edge"/>
          <c:x val="1.9740062612655394E-2"/>
          <c:y val="4.2856037097239704E-3"/>
        </c:manualLayout>
      </c:layout>
    </c:title>
    <c:plotArea>
      <c:layout>
        <c:manualLayout>
          <c:layoutTarget val="inner"/>
          <c:xMode val="edge"/>
          <c:yMode val="edge"/>
          <c:x val="4.8143460215336324E-2"/>
          <c:y val="8.5586622713375596E-2"/>
          <c:w val="0.79126657360600949"/>
          <c:h val="0.83141908779840701"/>
        </c:manualLayout>
      </c:layout>
      <c:lineChart>
        <c:grouping val="standard"/>
        <c:ser>
          <c:idx val="0"/>
          <c:order val="0"/>
          <c:tx>
            <c:v>Clan A</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'3c'!$A$1:$A$54</c:f>
              <c:numCache>
                <c:formatCode>General</c:formatCode>
                <c:ptCount val="54"/>
                <c:pt idx="0">
                  <c:v>30</c:v>
                </c:pt>
                <c:pt idx="1">
                  <c:v>29.919999999999987</c:v>
                </c:pt>
                <c:pt idx="2">
                  <c:v>29.85</c:v>
                </c:pt>
                <c:pt idx="3">
                  <c:v>29.79</c:v>
                </c:pt>
                <c:pt idx="4">
                  <c:v>29.73</c:v>
                </c:pt>
                <c:pt idx="5">
                  <c:v>29.69</c:v>
                </c:pt>
                <c:pt idx="6">
                  <c:v>29.650000000000023</c:v>
                </c:pt>
                <c:pt idx="7">
                  <c:v>29.62</c:v>
                </c:pt>
                <c:pt idx="8">
                  <c:v>29.6</c:v>
                </c:pt>
                <c:pt idx="9">
                  <c:v>29.58</c:v>
                </c:pt>
                <c:pt idx="10">
                  <c:v>29.58</c:v>
                </c:pt>
                <c:pt idx="11">
                  <c:v>29.58</c:v>
                </c:pt>
                <c:pt idx="12">
                  <c:v>29.59</c:v>
                </c:pt>
                <c:pt idx="13">
                  <c:v>29.610000000000024</c:v>
                </c:pt>
                <c:pt idx="14">
                  <c:v>30.16</c:v>
                </c:pt>
                <c:pt idx="15">
                  <c:v>30.74</c:v>
                </c:pt>
                <c:pt idx="16">
                  <c:v>31.919999999999987</c:v>
                </c:pt>
                <c:pt idx="17">
                  <c:v>33.17</c:v>
                </c:pt>
                <c:pt idx="18">
                  <c:v>34.480000000000004</c:v>
                </c:pt>
                <c:pt idx="19">
                  <c:v>35.86</c:v>
                </c:pt>
                <c:pt idx="20">
                  <c:v>37.32</c:v>
                </c:pt>
                <c:pt idx="21">
                  <c:v>38.849999999999994</c:v>
                </c:pt>
                <c:pt idx="22">
                  <c:v>40.46</c:v>
                </c:pt>
                <c:pt idx="23">
                  <c:v>42.15</c:v>
                </c:pt>
                <c:pt idx="24">
                  <c:v>44.220000000000013</c:v>
                </c:pt>
                <c:pt idx="25">
                  <c:v>46.28</c:v>
                </c:pt>
                <c:pt idx="26">
                  <c:v>48.28</c:v>
                </c:pt>
                <c:pt idx="27">
                  <c:v>50.27</c:v>
                </c:pt>
                <c:pt idx="28">
                  <c:v>52.260000000000012</c:v>
                </c:pt>
                <c:pt idx="29">
                  <c:v>54.24</c:v>
                </c:pt>
                <c:pt idx="30">
                  <c:v>56.220000000000013</c:v>
                </c:pt>
                <c:pt idx="31">
                  <c:v>58.190000000000012</c:v>
                </c:pt>
                <c:pt idx="32">
                  <c:v>60.160000000000011</c:v>
                </c:pt>
                <c:pt idx="33">
                  <c:v>62.13</c:v>
                </c:pt>
                <c:pt idx="34">
                  <c:v>64.16</c:v>
                </c:pt>
                <c:pt idx="35">
                  <c:v>66.13</c:v>
                </c:pt>
                <c:pt idx="36">
                  <c:v>68.08</c:v>
                </c:pt>
                <c:pt idx="37">
                  <c:v>70.11</c:v>
                </c:pt>
                <c:pt idx="38">
                  <c:v>72.06</c:v>
                </c:pt>
                <c:pt idx="39">
                  <c:v>74.010000000000005</c:v>
                </c:pt>
                <c:pt idx="40">
                  <c:v>75.959999999999994</c:v>
                </c:pt>
                <c:pt idx="41">
                  <c:v>77.910000000000025</c:v>
                </c:pt>
                <c:pt idx="42">
                  <c:v>79.86</c:v>
                </c:pt>
                <c:pt idx="43">
                  <c:v>81.81</c:v>
                </c:pt>
                <c:pt idx="44">
                  <c:v>83.75</c:v>
                </c:pt>
                <c:pt idx="45">
                  <c:v>85.7</c:v>
                </c:pt>
                <c:pt idx="46">
                  <c:v>87.64</c:v>
                </c:pt>
                <c:pt idx="47">
                  <c:v>89.59</c:v>
                </c:pt>
                <c:pt idx="48">
                  <c:v>91.53</c:v>
                </c:pt>
                <c:pt idx="49">
                  <c:v>93.5</c:v>
                </c:pt>
                <c:pt idx="50">
                  <c:v>95.53</c:v>
                </c:pt>
                <c:pt idx="51">
                  <c:v>97.47</c:v>
                </c:pt>
                <c:pt idx="52">
                  <c:v>99.43</c:v>
                </c:pt>
              </c:numCache>
            </c:numRef>
          </c:val>
        </c:ser>
        <c:ser>
          <c:idx val="1"/>
          <c:order val="1"/>
          <c:tx>
            <c:v>Clan B</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'3c'!$B$1:$B$54</c:f>
              <c:numCache>
                <c:formatCode>General</c:formatCode>
                <c:ptCount val="54"/>
                <c:pt idx="0">
                  <c:v>30</c:v>
                </c:pt>
                <c:pt idx="1">
                  <c:v>29.279999999999987</c:v>
                </c:pt>
                <c:pt idx="2">
                  <c:v>28.57</c:v>
                </c:pt>
                <c:pt idx="3">
                  <c:v>27.85</c:v>
                </c:pt>
                <c:pt idx="4">
                  <c:v>27.14</c:v>
                </c:pt>
                <c:pt idx="5">
                  <c:v>26.43</c:v>
                </c:pt>
                <c:pt idx="6">
                  <c:v>25.72</c:v>
                </c:pt>
                <c:pt idx="7">
                  <c:v>25.01</c:v>
                </c:pt>
                <c:pt idx="8">
                  <c:v>24.3</c:v>
                </c:pt>
                <c:pt idx="9">
                  <c:v>23.59</c:v>
                </c:pt>
                <c:pt idx="10">
                  <c:v>22.88</c:v>
                </c:pt>
                <c:pt idx="11">
                  <c:v>22.17</c:v>
                </c:pt>
                <c:pt idx="12">
                  <c:v>21.459999999999987</c:v>
                </c:pt>
                <c:pt idx="13">
                  <c:v>20.75</c:v>
                </c:pt>
                <c:pt idx="14">
                  <c:v>20.25</c:v>
                </c:pt>
                <c:pt idx="15">
                  <c:v>19.510000000000005</c:v>
                </c:pt>
                <c:pt idx="16">
                  <c:v>18.979999999999986</c:v>
                </c:pt>
                <c:pt idx="17">
                  <c:v>18.18</c:v>
                </c:pt>
                <c:pt idx="18">
                  <c:v>17.36</c:v>
                </c:pt>
                <c:pt idx="19">
                  <c:v>16.5</c:v>
                </c:pt>
                <c:pt idx="20">
                  <c:v>15.61</c:v>
                </c:pt>
                <c:pt idx="21">
                  <c:v>14.68</c:v>
                </c:pt>
                <c:pt idx="22">
                  <c:v>13.709999999999999</c:v>
                </c:pt>
                <c:pt idx="23">
                  <c:v>12.709999999999999</c:v>
                </c:pt>
                <c:pt idx="24">
                  <c:v>11.96</c:v>
                </c:pt>
                <c:pt idx="25">
                  <c:v>11.18</c:v>
                </c:pt>
                <c:pt idx="26">
                  <c:v>10.040000000000001</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numCache>
            </c:numRef>
          </c:val>
        </c:ser>
        <c:ser>
          <c:idx val="2"/>
          <c:order val="2"/>
          <c:tx>
            <c:v>Clan C</c:v>
          </c:tx>
          <c:marker>
            <c:symbol val="none"/>
          </c:marker>
          <c:cat>
            <c:numRef>
              <c:f>'3c'!$G$1:$G$54</c:f>
              <c:numCache>
                <c:formatCode>General</c:formatCode>
                <c:ptCount val="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numCache>
            </c:numRef>
          </c:cat>
          <c:val>
            <c:numRef>
              <c:f>'3c'!$C$1:$C$54</c:f>
              <c:numCache>
                <c:formatCode>General</c:formatCode>
                <c:ptCount val="54"/>
                <c:pt idx="0">
                  <c:v>30</c:v>
                </c:pt>
                <c:pt idx="1">
                  <c:v>29.91</c:v>
                </c:pt>
                <c:pt idx="2">
                  <c:v>29.84</c:v>
                </c:pt>
                <c:pt idx="3">
                  <c:v>29.759999999999987</c:v>
                </c:pt>
                <c:pt idx="4">
                  <c:v>29.7</c:v>
                </c:pt>
                <c:pt idx="5">
                  <c:v>29.650000000000023</c:v>
                </c:pt>
                <c:pt idx="6">
                  <c:v>29.6</c:v>
                </c:pt>
                <c:pt idx="7">
                  <c:v>29.56</c:v>
                </c:pt>
                <c:pt idx="8">
                  <c:v>29.53</c:v>
                </c:pt>
                <c:pt idx="9">
                  <c:v>29.51</c:v>
                </c:pt>
                <c:pt idx="10">
                  <c:v>29.5</c:v>
                </c:pt>
                <c:pt idx="11">
                  <c:v>29.5</c:v>
                </c:pt>
                <c:pt idx="12">
                  <c:v>29.5</c:v>
                </c:pt>
                <c:pt idx="13">
                  <c:v>29.51</c:v>
                </c:pt>
                <c:pt idx="14">
                  <c:v>30.19</c:v>
                </c:pt>
                <c:pt idx="15">
                  <c:v>30.74</c:v>
                </c:pt>
                <c:pt idx="16">
                  <c:v>32</c:v>
                </c:pt>
                <c:pt idx="17">
                  <c:v>33.18</c:v>
                </c:pt>
                <c:pt idx="18">
                  <c:v>34.43</c:v>
                </c:pt>
                <c:pt idx="19">
                  <c:v>35.74</c:v>
                </c:pt>
                <c:pt idx="20">
                  <c:v>37.130000000000003</c:v>
                </c:pt>
                <c:pt idx="21">
                  <c:v>38.6</c:v>
                </c:pt>
                <c:pt idx="22">
                  <c:v>40.14</c:v>
                </c:pt>
                <c:pt idx="23">
                  <c:v>41.760000000000012</c:v>
                </c:pt>
                <c:pt idx="24">
                  <c:v>43.67</c:v>
                </c:pt>
                <c:pt idx="25">
                  <c:v>45.59</c:v>
                </c:pt>
                <c:pt idx="26">
                  <c:v>47.51</c:v>
                </c:pt>
                <c:pt idx="27">
                  <c:v>49.46</c:v>
                </c:pt>
                <c:pt idx="28">
                  <c:v>51.4</c:v>
                </c:pt>
                <c:pt idx="29">
                  <c:v>53.339999999999996</c:v>
                </c:pt>
                <c:pt idx="30">
                  <c:v>55.28</c:v>
                </c:pt>
                <c:pt idx="31">
                  <c:v>57.21</c:v>
                </c:pt>
                <c:pt idx="32">
                  <c:v>59.15</c:v>
                </c:pt>
                <c:pt idx="33">
                  <c:v>61.09</c:v>
                </c:pt>
                <c:pt idx="34">
                  <c:v>63.02</c:v>
                </c:pt>
                <c:pt idx="35">
                  <c:v>64.959999999999994</c:v>
                </c:pt>
                <c:pt idx="36">
                  <c:v>66.900000000000006</c:v>
                </c:pt>
                <c:pt idx="37">
                  <c:v>68.83</c:v>
                </c:pt>
                <c:pt idx="38">
                  <c:v>70.760000000000005</c:v>
                </c:pt>
                <c:pt idx="39">
                  <c:v>72.7</c:v>
                </c:pt>
                <c:pt idx="40">
                  <c:v>74.63</c:v>
                </c:pt>
                <c:pt idx="41">
                  <c:v>76.569999999999993</c:v>
                </c:pt>
                <c:pt idx="42">
                  <c:v>78.5</c:v>
                </c:pt>
                <c:pt idx="43">
                  <c:v>80.489999999999995</c:v>
                </c:pt>
                <c:pt idx="44">
                  <c:v>82.490000000000023</c:v>
                </c:pt>
                <c:pt idx="45">
                  <c:v>84.48</c:v>
                </c:pt>
                <c:pt idx="46">
                  <c:v>86.48</c:v>
                </c:pt>
                <c:pt idx="47">
                  <c:v>88.47</c:v>
                </c:pt>
                <c:pt idx="48">
                  <c:v>90.460000000000022</c:v>
                </c:pt>
                <c:pt idx="49">
                  <c:v>92.45</c:v>
                </c:pt>
                <c:pt idx="50">
                  <c:v>94.36999999999999</c:v>
                </c:pt>
                <c:pt idx="51">
                  <c:v>96.3</c:v>
                </c:pt>
                <c:pt idx="52">
                  <c:v>98.3</c:v>
                </c:pt>
                <c:pt idx="53">
                  <c:v>98.240000000000023</c:v>
                </c:pt>
              </c:numCache>
            </c:numRef>
          </c:val>
        </c:ser>
        <c:marker val="1"/>
        <c:axId val="59847040"/>
        <c:axId val="59848960"/>
      </c:lineChart>
      <c:catAx>
        <c:axId val="59847040"/>
        <c:scaling>
          <c:orientation val="minMax"/>
        </c:scaling>
        <c:axPos val="b"/>
        <c:title>
          <c:tx>
            <c:rich>
              <a:bodyPr/>
              <a:lstStyle/>
              <a:p>
                <a:pPr>
                  <a:defRPr/>
                </a:pPr>
                <a:r>
                  <a:rPr lang="en-US" sz="1200"/>
                  <a:t>Turns</a:t>
                </a:r>
              </a:p>
            </c:rich>
          </c:tx>
          <c:layout>
            <c:manualLayout>
              <c:xMode val="edge"/>
              <c:yMode val="edge"/>
              <c:x val="0.88467001865730754"/>
              <c:y val="0.88744245364123409"/>
            </c:manualLayout>
          </c:layout>
        </c:title>
        <c:numFmt formatCode="General" sourceLinked="1"/>
        <c:tickLblPos val="nextTo"/>
        <c:crossAx val="59848960"/>
        <c:crossesAt val="0"/>
        <c:auto val="1"/>
        <c:lblAlgn val="ctr"/>
        <c:lblOffset val="50"/>
        <c:tickLblSkip val="5"/>
        <c:tickMarkSkip val="5"/>
      </c:catAx>
      <c:valAx>
        <c:axId val="59848960"/>
        <c:scaling>
          <c:orientation val="minMax"/>
          <c:max val="100"/>
          <c:min val="0"/>
        </c:scaling>
        <c:axPos val="l"/>
        <c:majorGridlines/>
        <c:numFmt formatCode="General" sourceLinked="1"/>
        <c:tickLblPos val="nextTo"/>
        <c:crossAx val="59847040"/>
        <c:crosses val="autoZero"/>
        <c:crossBetween val="between"/>
      </c:valAx>
    </c:plotArea>
    <c:legend>
      <c:legendPos val="r"/>
      <c:layout>
        <c:manualLayout>
          <c:xMode val="edge"/>
          <c:yMode val="edge"/>
          <c:x val="0.86465113547553696"/>
          <c:y val="0.46442687071925276"/>
          <c:w val="0.12118551249609302"/>
          <c:h val="0.19391864220725771"/>
        </c:manualLayout>
      </c:layout>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16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27.630000000000024</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'5c'!$I$1:$I$85</c:f>
              <c:numCache>
                <c:formatCode>General</c:formatCode>
                <c:ptCount val="85"/>
                <c:pt idx="0">
                  <c:v>-1.1399999999999983</c:v>
                </c:pt>
                <c:pt idx="1">
                  <c:v>-1.1299999999999983</c:v>
                </c:pt>
                <c:pt idx="2">
                  <c:v>17.45</c:v>
                </c:pt>
                <c:pt idx="3">
                  <c:v>16.97</c:v>
                </c:pt>
                <c:pt idx="4">
                  <c:v>16.5</c:v>
                </c:pt>
                <c:pt idx="5">
                  <c:v>16.05</c:v>
                </c:pt>
                <c:pt idx="6">
                  <c:v>6.51</c:v>
                </c:pt>
                <c:pt idx="7">
                  <c:v>6.71</c:v>
                </c:pt>
                <c:pt idx="8">
                  <c:v>6.98</c:v>
                </c:pt>
                <c:pt idx="9">
                  <c:v>7.29</c:v>
                </c:pt>
                <c:pt idx="10">
                  <c:v>8.89</c:v>
                </c:pt>
                <c:pt idx="11">
                  <c:v>17.8</c:v>
                </c:pt>
                <c:pt idx="12">
                  <c:v>18.110000000000024</c:v>
                </c:pt>
                <c:pt idx="13">
                  <c:v>7.76</c:v>
                </c:pt>
                <c:pt idx="14">
                  <c:v>18.8</c:v>
                </c:pt>
                <c:pt idx="15">
                  <c:v>10.870000000000006</c:v>
                </c:pt>
                <c:pt idx="16">
                  <c:v>11.55</c:v>
                </c:pt>
                <c:pt idx="17">
                  <c:v>12.229999999999999</c:v>
                </c:pt>
                <c:pt idx="18">
                  <c:v>23.17</c:v>
                </c:pt>
                <c:pt idx="19">
                  <c:v>24.130000000000024</c:v>
                </c:pt>
                <c:pt idx="20">
                  <c:v>25.05</c:v>
                </c:pt>
                <c:pt idx="21">
                  <c:v>14.77</c:v>
                </c:pt>
                <c:pt idx="22">
                  <c:v>27.01</c:v>
                </c:pt>
                <c:pt idx="23">
                  <c:v>27.86</c:v>
                </c:pt>
                <c:pt idx="24">
                  <c:v>28.68</c:v>
                </c:pt>
                <c:pt idx="25">
                  <c:v>29.459999999999987</c:v>
                </c:pt>
                <c:pt idx="26">
                  <c:v>29.66</c:v>
                </c:pt>
                <c:pt idx="27">
                  <c:v>29.73</c:v>
                </c:pt>
                <c:pt idx="28">
                  <c:v>29.779999999999987</c:v>
                </c:pt>
                <c:pt idx="29">
                  <c:v>29.810000000000024</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0.95000000000000062</c:v>
                </c:pt>
                <c:pt idx="44">
                  <c:v>33.4</c:v>
                </c:pt>
                <c:pt idx="45">
                  <c:v>33.32</c:v>
                </c:pt>
                <c:pt idx="46">
                  <c:v>33.24</c:v>
                </c:pt>
              </c:numCache>
            </c:numRef>
          </c:val>
        </c:ser>
        <c:ser>
          <c:idx val="4"/>
          <c:order val="4"/>
          <c:tx>
            <c:v>Relation BC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26.110000000000024</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30.810000000000024</c:v>
                </c:pt>
                <c:pt idx="41">
                  <c:v>-0.82000000000000062</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20.810000000000024</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'5c'!$O$1:$O$85</c:f>
              <c:numCache>
                <c:formatCode>General</c:formatCode>
                <c:ptCount val="85"/>
                <c:pt idx="0">
                  <c:v>0.59</c:v>
                </c:pt>
                <c:pt idx="1">
                  <c:v>0.58000000000000007</c:v>
                </c:pt>
                <c:pt idx="2">
                  <c:v>17.12</c:v>
                </c:pt>
                <c:pt idx="3">
                  <c:v>16.489999999999966</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18.130000000000024</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0.97000000000000064</c:v>
                </c:pt>
                <c:pt idx="39">
                  <c:v>0.97000000000000064</c:v>
                </c:pt>
                <c:pt idx="40">
                  <c:v>0.96000000000000063</c:v>
                </c:pt>
                <c:pt idx="41">
                  <c:v>-17.75</c:v>
                </c:pt>
                <c:pt idx="42">
                  <c:v>-17.18</c:v>
                </c:pt>
                <c:pt idx="43">
                  <c:v>-36.849999999999994</c:v>
                </c:pt>
                <c:pt idx="44">
                  <c:v>-36.42</c:v>
                </c:pt>
                <c:pt idx="45">
                  <c:v>-35.68</c:v>
                </c:pt>
                <c:pt idx="46">
                  <c:v>-34.910000000000004</c:v>
                </c:pt>
              </c:numCache>
            </c:numRef>
          </c:val>
        </c:ser>
        <c:marker val="1"/>
        <c:axId val="60052608"/>
        <c:axId val="60054528"/>
      </c:lineChart>
      <c:catAx>
        <c:axId val="60052608"/>
        <c:scaling>
          <c:orientation val="minMax"/>
        </c:scaling>
        <c:axPos val="b"/>
        <c:title>
          <c:tx>
            <c:rich>
              <a:bodyPr/>
              <a:lstStyle/>
              <a:p>
                <a:pPr>
                  <a:defRPr/>
                </a:pPr>
                <a:r>
                  <a:rPr lang="en-US" sz="1200"/>
                  <a:t>Turns</a:t>
                </a:r>
              </a:p>
            </c:rich>
          </c:tx>
          <c:layout>
            <c:manualLayout>
              <c:xMode val="edge"/>
              <c:yMode val="edge"/>
              <c:x val="0.91726115868169544"/>
              <c:y val="0.47710749489647131"/>
            </c:manualLayout>
          </c:layout>
        </c:title>
        <c:numFmt formatCode="General" sourceLinked="1"/>
        <c:tickLblPos val="nextTo"/>
        <c:crossAx val="60054528"/>
        <c:crossesAt val="0"/>
        <c:auto val="1"/>
        <c:lblAlgn val="ctr"/>
        <c:lblOffset val="50"/>
        <c:tickLblSkip val="5"/>
        <c:tickMarkSkip val="5"/>
      </c:catAx>
      <c:valAx>
        <c:axId val="60054528"/>
        <c:scaling>
          <c:orientation val="minMax"/>
          <c:max val="100"/>
          <c:min val="-100"/>
        </c:scaling>
        <c:axPos val="l"/>
        <c:majorGridlines/>
        <c:numFmt formatCode="General" sourceLinked="1"/>
        <c:tickLblPos val="nextTo"/>
        <c:crossAx val="60052608"/>
        <c:crosses val="autoZero"/>
        <c:crossBetween val="between"/>
      </c:valAx>
    </c:plotArea>
    <c:legend>
      <c:legendPos val="r"/>
      <c:layout>
        <c:manualLayout>
          <c:xMode val="edge"/>
          <c:yMode val="edge"/>
          <c:x val="7.270007236044923E-2"/>
          <c:y val="0.90917743501240422"/>
          <c:w val="0.84406109105856064"/>
          <c:h val="7.7723654406213066E-2"/>
        </c:manualLayout>
      </c:layout>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101009703824E-2"/>
          <c:y val="7.7034458121178536E-3"/>
        </c:manualLayout>
      </c:layout>
    </c:title>
    <c:plotArea>
      <c:layout>
        <c:manualLayout>
          <c:layoutTarget val="inner"/>
          <c:xMode val="edge"/>
          <c:yMode val="edge"/>
          <c:x val="4.8143460215336324E-2"/>
          <c:y val="8.5586622713375596E-2"/>
          <c:w val="0.79970355647291669"/>
          <c:h val="0.83141908779840701"/>
        </c:manualLayout>
      </c:layout>
      <c:lineChart>
        <c:grouping val="standard"/>
        <c:ser>
          <c:idx val="0"/>
          <c:order val="0"/>
          <c:tx>
            <c:v>Clan A</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'5c'!$A$1:$A$85</c:f>
              <c:numCache>
                <c:formatCode>General</c:formatCode>
                <c:ptCount val="85"/>
                <c:pt idx="0">
                  <c:v>30</c:v>
                </c:pt>
                <c:pt idx="1">
                  <c:v>30.110000000000024</c:v>
                </c:pt>
                <c:pt idx="2">
                  <c:v>29.87</c:v>
                </c:pt>
                <c:pt idx="3">
                  <c:v>29.650000000000023</c:v>
                </c:pt>
                <c:pt idx="4">
                  <c:v>29.45</c:v>
                </c:pt>
                <c:pt idx="5">
                  <c:v>29.27</c:v>
                </c:pt>
                <c:pt idx="6">
                  <c:v>29.9</c:v>
                </c:pt>
                <c:pt idx="7">
                  <c:v>31.97</c:v>
                </c:pt>
                <c:pt idx="8">
                  <c:v>34.36</c:v>
                </c:pt>
                <c:pt idx="9">
                  <c:v>36.92</c:v>
                </c:pt>
                <c:pt idx="10">
                  <c:v>39.520000000000003</c:v>
                </c:pt>
                <c:pt idx="11">
                  <c:v>41.99</c:v>
                </c:pt>
                <c:pt idx="12">
                  <c:v>44.47</c:v>
                </c:pt>
                <c:pt idx="13">
                  <c:v>47.04</c:v>
                </c:pt>
                <c:pt idx="14">
                  <c:v>49.56</c:v>
                </c:pt>
                <c:pt idx="15">
                  <c:v>52.220000000000013</c:v>
                </c:pt>
                <c:pt idx="16">
                  <c:v>54.89</c:v>
                </c:pt>
                <c:pt idx="17">
                  <c:v>57.61</c:v>
                </c:pt>
                <c:pt idx="18">
                  <c:v>60.24</c:v>
                </c:pt>
                <c:pt idx="19">
                  <c:v>62.77</c:v>
                </c:pt>
                <c:pt idx="20">
                  <c:v>65.22</c:v>
                </c:pt>
                <c:pt idx="21">
                  <c:v>67.88</c:v>
                </c:pt>
                <c:pt idx="22">
                  <c:v>70.36</c:v>
                </c:pt>
                <c:pt idx="23">
                  <c:v>72.77</c:v>
                </c:pt>
                <c:pt idx="24">
                  <c:v>75.11999999999999</c:v>
                </c:pt>
                <c:pt idx="25">
                  <c:v>77.410000000000025</c:v>
                </c:pt>
                <c:pt idx="26">
                  <c:v>79.7</c:v>
                </c:pt>
                <c:pt idx="27">
                  <c:v>81.990000000000023</c:v>
                </c:pt>
                <c:pt idx="28">
                  <c:v>84.26</c:v>
                </c:pt>
                <c:pt idx="29">
                  <c:v>86.52</c:v>
                </c:pt>
                <c:pt idx="30">
                  <c:v>88.61</c:v>
                </c:pt>
                <c:pt idx="31">
                  <c:v>90.63</c:v>
                </c:pt>
                <c:pt idx="32">
                  <c:v>92.64</c:v>
                </c:pt>
                <c:pt idx="33">
                  <c:v>94.86</c:v>
                </c:pt>
                <c:pt idx="34">
                  <c:v>97.28</c:v>
                </c:pt>
                <c:pt idx="35">
                  <c:v>99.66</c:v>
                </c:pt>
                <c:pt idx="36">
                  <c:v>100</c:v>
                </c:pt>
                <c:pt idx="37">
                  <c:v>100</c:v>
                </c:pt>
                <c:pt idx="38">
                  <c:v>100</c:v>
                </c:pt>
                <c:pt idx="39">
                  <c:v>100</c:v>
                </c:pt>
                <c:pt idx="40">
                  <c:v>100</c:v>
                </c:pt>
                <c:pt idx="41">
                  <c:v>100</c:v>
                </c:pt>
                <c:pt idx="42">
                  <c:v>100</c:v>
                </c:pt>
                <c:pt idx="43">
                  <c:v>100</c:v>
                </c:pt>
                <c:pt idx="44">
                  <c:v>100</c:v>
                </c:pt>
                <c:pt idx="45">
                  <c:v>100</c:v>
                </c:pt>
                <c:pt idx="46">
                  <c:v>100</c:v>
                </c:pt>
                <c:pt idx="47">
                  <c:v>99.52</c:v>
                </c:pt>
                <c:pt idx="48">
                  <c:v>98.990000000000023</c:v>
                </c:pt>
                <c:pt idx="49">
                  <c:v>98.410000000000025</c:v>
                </c:pt>
                <c:pt idx="50">
                  <c:v>97.76</c:v>
                </c:pt>
                <c:pt idx="51">
                  <c:v>97.06</c:v>
                </c:pt>
                <c:pt idx="52">
                  <c:v>96.93</c:v>
                </c:pt>
                <c:pt idx="53">
                  <c:v>96.78</c:v>
                </c:pt>
                <c:pt idx="54">
                  <c:v>96.61</c:v>
                </c:pt>
                <c:pt idx="55">
                  <c:v>97.97</c:v>
                </c:pt>
                <c:pt idx="56">
                  <c:v>98.3</c:v>
                </c:pt>
                <c:pt idx="57">
                  <c:v>98.63</c:v>
                </c:pt>
                <c:pt idx="58">
                  <c:v>99.710000000000022</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1"/>
          <c:order val="1"/>
          <c:tx>
            <c:v>Clan B</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'5c'!$B$1:$B$85</c:f>
              <c:numCache>
                <c:formatCode>General</c:formatCode>
                <c:ptCount val="85"/>
                <c:pt idx="0">
                  <c:v>30</c:v>
                </c:pt>
                <c:pt idx="1">
                  <c:v>29.03</c:v>
                </c:pt>
                <c:pt idx="2">
                  <c:v>28.09</c:v>
                </c:pt>
                <c:pt idx="3">
                  <c:v>27.18</c:v>
                </c:pt>
                <c:pt idx="4">
                  <c:v>26.3</c:v>
                </c:pt>
                <c:pt idx="5">
                  <c:v>25.439999999999987</c:v>
                </c:pt>
                <c:pt idx="6">
                  <c:v>24.53</c:v>
                </c:pt>
                <c:pt idx="7">
                  <c:v>23.58</c:v>
                </c:pt>
                <c:pt idx="8">
                  <c:v>22.54</c:v>
                </c:pt>
                <c:pt idx="9">
                  <c:v>21.41</c:v>
                </c:pt>
                <c:pt idx="10">
                  <c:v>21.8</c:v>
                </c:pt>
                <c:pt idx="11">
                  <c:v>21.810000000000024</c:v>
                </c:pt>
                <c:pt idx="12">
                  <c:v>21.71</c:v>
                </c:pt>
                <c:pt idx="13">
                  <c:v>21.43</c:v>
                </c:pt>
                <c:pt idx="14">
                  <c:v>21.14</c:v>
                </c:pt>
                <c:pt idx="15">
                  <c:v>22.959999999999987</c:v>
                </c:pt>
                <c:pt idx="16">
                  <c:v>25.2</c:v>
                </c:pt>
                <c:pt idx="17">
                  <c:v>27.59</c:v>
                </c:pt>
                <c:pt idx="18">
                  <c:v>29.95</c:v>
                </c:pt>
                <c:pt idx="19">
                  <c:v>31.89</c:v>
                </c:pt>
                <c:pt idx="20">
                  <c:v>33.67</c:v>
                </c:pt>
                <c:pt idx="21">
                  <c:v>35.720000000000013</c:v>
                </c:pt>
                <c:pt idx="22">
                  <c:v>37.6</c:v>
                </c:pt>
                <c:pt idx="23">
                  <c:v>39.36</c:v>
                </c:pt>
                <c:pt idx="24">
                  <c:v>41.01</c:v>
                </c:pt>
                <c:pt idx="25">
                  <c:v>42.55</c:v>
                </c:pt>
                <c:pt idx="26">
                  <c:v>43.790000000000013</c:v>
                </c:pt>
                <c:pt idx="27">
                  <c:v>44.809999999999995</c:v>
                </c:pt>
                <c:pt idx="28">
                  <c:v>45.63</c:v>
                </c:pt>
                <c:pt idx="29">
                  <c:v>46.25</c:v>
                </c:pt>
                <c:pt idx="30">
                  <c:v>46.9</c:v>
                </c:pt>
                <c:pt idx="31">
                  <c:v>46.96</c:v>
                </c:pt>
                <c:pt idx="32">
                  <c:v>47.02</c:v>
                </c:pt>
                <c:pt idx="33">
                  <c:v>47.56</c:v>
                </c:pt>
                <c:pt idx="34">
                  <c:v>48.53</c:v>
                </c:pt>
                <c:pt idx="35">
                  <c:v>49.46</c:v>
                </c:pt>
                <c:pt idx="36">
                  <c:v>50.339999999999996</c:v>
                </c:pt>
                <c:pt idx="37">
                  <c:v>51.68</c:v>
                </c:pt>
                <c:pt idx="38">
                  <c:v>52.98</c:v>
                </c:pt>
                <c:pt idx="39">
                  <c:v>54.260000000000012</c:v>
                </c:pt>
                <c:pt idx="40">
                  <c:v>55.5</c:v>
                </c:pt>
                <c:pt idx="41">
                  <c:v>57.379999999999995</c:v>
                </c:pt>
                <c:pt idx="42">
                  <c:v>58.63</c:v>
                </c:pt>
                <c:pt idx="43">
                  <c:v>59.92</c:v>
                </c:pt>
                <c:pt idx="44">
                  <c:v>61.13</c:v>
                </c:pt>
                <c:pt idx="45">
                  <c:v>62.43</c:v>
                </c:pt>
                <c:pt idx="46">
                  <c:v>63.720000000000013</c:v>
                </c:pt>
                <c:pt idx="47">
                  <c:v>63.97</c:v>
                </c:pt>
                <c:pt idx="48">
                  <c:v>64.28</c:v>
                </c:pt>
                <c:pt idx="49">
                  <c:v>64.66</c:v>
                </c:pt>
                <c:pt idx="50">
                  <c:v>65.11</c:v>
                </c:pt>
                <c:pt idx="51">
                  <c:v>65.63</c:v>
                </c:pt>
                <c:pt idx="52">
                  <c:v>67.709999999999994</c:v>
                </c:pt>
                <c:pt idx="53">
                  <c:v>69.77</c:v>
                </c:pt>
                <c:pt idx="54">
                  <c:v>71.81</c:v>
                </c:pt>
                <c:pt idx="55">
                  <c:v>74.36</c:v>
                </c:pt>
                <c:pt idx="56">
                  <c:v>76.86999999999999</c:v>
                </c:pt>
                <c:pt idx="57">
                  <c:v>79.349999999999994</c:v>
                </c:pt>
                <c:pt idx="58">
                  <c:v>83.149999999999991</c:v>
                </c:pt>
                <c:pt idx="59">
                  <c:v>86.4</c:v>
                </c:pt>
                <c:pt idx="60">
                  <c:v>89.63</c:v>
                </c:pt>
                <c:pt idx="61">
                  <c:v>92.83</c:v>
                </c:pt>
                <c:pt idx="62">
                  <c:v>97.09</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97.149999999999991</c:v>
                </c:pt>
              </c:numCache>
            </c:numRef>
          </c:val>
        </c:ser>
        <c:ser>
          <c:idx val="2"/>
          <c:order val="2"/>
          <c:tx>
            <c:v>Clan C</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'5c'!$C$1:$C$85</c:f>
              <c:numCache>
                <c:formatCode>General</c:formatCode>
                <c:ptCount val="85"/>
                <c:pt idx="0">
                  <c:v>30</c:v>
                </c:pt>
                <c:pt idx="1">
                  <c:v>29.95</c:v>
                </c:pt>
                <c:pt idx="2">
                  <c:v>29.54</c:v>
                </c:pt>
                <c:pt idx="3">
                  <c:v>29.150000000000023</c:v>
                </c:pt>
                <c:pt idx="4">
                  <c:v>28.79</c:v>
                </c:pt>
                <c:pt idx="5">
                  <c:v>28.439999999999987</c:v>
                </c:pt>
                <c:pt idx="6">
                  <c:v>28.62</c:v>
                </c:pt>
                <c:pt idx="7">
                  <c:v>30.07</c:v>
                </c:pt>
                <c:pt idx="8">
                  <c:v>31.72</c:v>
                </c:pt>
                <c:pt idx="9">
                  <c:v>33.39</c:v>
                </c:pt>
                <c:pt idx="10">
                  <c:v>36.550000000000004</c:v>
                </c:pt>
                <c:pt idx="11">
                  <c:v>39.61</c:v>
                </c:pt>
                <c:pt idx="12">
                  <c:v>42.56</c:v>
                </c:pt>
                <c:pt idx="13">
                  <c:v>45.42</c:v>
                </c:pt>
                <c:pt idx="14">
                  <c:v>48.21</c:v>
                </c:pt>
                <c:pt idx="15">
                  <c:v>50.94</c:v>
                </c:pt>
                <c:pt idx="16">
                  <c:v>53.67</c:v>
                </c:pt>
                <c:pt idx="17">
                  <c:v>56.4</c:v>
                </c:pt>
                <c:pt idx="18">
                  <c:v>59.13</c:v>
                </c:pt>
                <c:pt idx="19">
                  <c:v>61.86</c:v>
                </c:pt>
                <c:pt idx="20">
                  <c:v>64.569999999999993</c:v>
                </c:pt>
                <c:pt idx="21">
                  <c:v>67.27</c:v>
                </c:pt>
                <c:pt idx="22">
                  <c:v>69.959999999999994</c:v>
                </c:pt>
                <c:pt idx="23">
                  <c:v>72.64</c:v>
                </c:pt>
                <c:pt idx="24">
                  <c:v>75.3</c:v>
                </c:pt>
                <c:pt idx="25">
                  <c:v>77.940000000000026</c:v>
                </c:pt>
                <c:pt idx="26">
                  <c:v>80.400000000000006</c:v>
                </c:pt>
                <c:pt idx="27">
                  <c:v>82.85</c:v>
                </c:pt>
                <c:pt idx="28">
                  <c:v>85.11999999999999</c:v>
                </c:pt>
                <c:pt idx="29">
                  <c:v>87.460000000000022</c:v>
                </c:pt>
                <c:pt idx="30">
                  <c:v>89.84</c:v>
                </c:pt>
                <c:pt idx="31">
                  <c:v>91.4</c:v>
                </c:pt>
                <c:pt idx="32">
                  <c:v>92.990000000000023</c:v>
                </c:pt>
                <c:pt idx="33">
                  <c:v>94.61</c:v>
                </c:pt>
                <c:pt idx="34">
                  <c:v>96.490000000000023</c:v>
                </c:pt>
                <c:pt idx="35">
                  <c:v>98.39</c:v>
                </c:pt>
                <c:pt idx="36">
                  <c:v>100</c:v>
                </c:pt>
                <c:pt idx="37">
                  <c:v>100</c:v>
                </c:pt>
                <c:pt idx="38">
                  <c:v>100</c:v>
                </c:pt>
                <c:pt idx="39">
                  <c:v>100</c:v>
                </c:pt>
                <c:pt idx="40">
                  <c:v>100</c:v>
                </c:pt>
                <c:pt idx="41">
                  <c:v>100</c:v>
                </c:pt>
                <c:pt idx="42">
                  <c:v>100</c:v>
                </c:pt>
                <c:pt idx="43">
                  <c:v>100</c:v>
                </c:pt>
                <c:pt idx="44">
                  <c:v>100</c:v>
                </c:pt>
                <c:pt idx="45">
                  <c:v>100</c:v>
                </c:pt>
                <c:pt idx="46">
                  <c:v>100</c:v>
                </c:pt>
                <c:pt idx="47">
                  <c:v>99.22</c:v>
                </c:pt>
                <c:pt idx="48">
                  <c:v>98.51</c:v>
                </c:pt>
                <c:pt idx="49">
                  <c:v>97.86999999999999</c:v>
                </c:pt>
                <c:pt idx="50">
                  <c:v>97.31</c:v>
                </c:pt>
                <c:pt idx="51">
                  <c:v>96.84</c:v>
                </c:pt>
                <c:pt idx="52">
                  <c:v>96.42</c:v>
                </c:pt>
                <c:pt idx="53">
                  <c:v>96.06</c:v>
                </c:pt>
                <c:pt idx="54">
                  <c:v>95.76</c:v>
                </c:pt>
                <c:pt idx="55">
                  <c:v>96.54</c:v>
                </c:pt>
                <c:pt idx="56">
                  <c:v>96.31</c:v>
                </c:pt>
                <c:pt idx="57">
                  <c:v>96.13</c:v>
                </c:pt>
                <c:pt idx="58">
                  <c:v>95.940000000000026</c:v>
                </c:pt>
                <c:pt idx="59">
                  <c:v>95.82</c:v>
                </c:pt>
                <c:pt idx="60">
                  <c:v>95.75</c:v>
                </c:pt>
                <c:pt idx="61">
                  <c:v>95.73</c:v>
                </c:pt>
                <c:pt idx="62">
                  <c:v>95.7</c:v>
                </c:pt>
                <c:pt idx="63">
                  <c:v>95.75</c:v>
                </c:pt>
                <c:pt idx="64">
                  <c:v>95.2</c:v>
                </c:pt>
                <c:pt idx="65">
                  <c:v>94.86999999999999</c:v>
                </c:pt>
                <c:pt idx="66">
                  <c:v>94.51</c:v>
                </c:pt>
                <c:pt idx="67">
                  <c:v>94.149999999999991</c:v>
                </c:pt>
                <c:pt idx="68">
                  <c:v>94.2</c:v>
                </c:pt>
                <c:pt idx="69">
                  <c:v>94.240000000000023</c:v>
                </c:pt>
                <c:pt idx="70">
                  <c:v>94.38</c:v>
                </c:pt>
                <c:pt idx="71">
                  <c:v>94.54</c:v>
                </c:pt>
                <c:pt idx="72">
                  <c:v>95.02</c:v>
                </c:pt>
                <c:pt idx="73">
                  <c:v>95.53</c:v>
                </c:pt>
                <c:pt idx="74">
                  <c:v>96.07</c:v>
                </c:pt>
                <c:pt idx="75">
                  <c:v>97.48</c:v>
                </c:pt>
                <c:pt idx="76">
                  <c:v>98.940000000000026</c:v>
                </c:pt>
                <c:pt idx="77">
                  <c:v>100</c:v>
                </c:pt>
                <c:pt idx="78">
                  <c:v>100</c:v>
                </c:pt>
                <c:pt idx="79">
                  <c:v>100</c:v>
                </c:pt>
                <c:pt idx="80">
                  <c:v>100</c:v>
                </c:pt>
                <c:pt idx="81">
                  <c:v>100</c:v>
                </c:pt>
                <c:pt idx="82">
                  <c:v>100</c:v>
                </c:pt>
                <c:pt idx="83">
                  <c:v>100</c:v>
                </c:pt>
              </c:numCache>
            </c:numRef>
          </c:val>
        </c:ser>
        <c:ser>
          <c:idx val="3"/>
          <c:order val="3"/>
          <c:tx>
            <c:v>Clan D</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'5c'!$D$1:$D$85</c:f>
              <c:numCache>
                <c:formatCode>General</c:formatCode>
                <c:ptCount val="85"/>
                <c:pt idx="0">
                  <c:v>30</c:v>
                </c:pt>
                <c:pt idx="1">
                  <c:v>29.54</c:v>
                </c:pt>
                <c:pt idx="2">
                  <c:v>28.779999999999987</c:v>
                </c:pt>
                <c:pt idx="3">
                  <c:v>28.05</c:v>
                </c:pt>
                <c:pt idx="4">
                  <c:v>27.35</c:v>
                </c:pt>
                <c:pt idx="5">
                  <c:v>26.68</c:v>
                </c:pt>
                <c:pt idx="6">
                  <c:v>26.24</c:v>
                </c:pt>
                <c:pt idx="7">
                  <c:v>26.06</c:v>
                </c:pt>
                <c:pt idx="8">
                  <c:v>26.16</c:v>
                </c:pt>
                <c:pt idx="9">
                  <c:v>26.59</c:v>
                </c:pt>
                <c:pt idx="10">
                  <c:v>28.279999999999987</c:v>
                </c:pt>
                <c:pt idx="11">
                  <c:v>29.759999999999987</c:v>
                </c:pt>
                <c:pt idx="12">
                  <c:v>31.22</c:v>
                </c:pt>
                <c:pt idx="13">
                  <c:v>32.68</c:v>
                </c:pt>
                <c:pt idx="14">
                  <c:v>34.130000000000003</c:v>
                </c:pt>
                <c:pt idx="15">
                  <c:v>35.660000000000011</c:v>
                </c:pt>
                <c:pt idx="16">
                  <c:v>37.14</c:v>
                </c:pt>
                <c:pt idx="17">
                  <c:v>38.57</c:v>
                </c:pt>
                <c:pt idx="18">
                  <c:v>39.94</c:v>
                </c:pt>
                <c:pt idx="19">
                  <c:v>41.08</c:v>
                </c:pt>
                <c:pt idx="20">
                  <c:v>42.17</c:v>
                </c:pt>
                <c:pt idx="21">
                  <c:v>43.21</c:v>
                </c:pt>
                <c:pt idx="22">
                  <c:v>44.190000000000012</c:v>
                </c:pt>
                <c:pt idx="23">
                  <c:v>45.13</c:v>
                </c:pt>
                <c:pt idx="24">
                  <c:v>46.02</c:v>
                </c:pt>
                <c:pt idx="25">
                  <c:v>46.87</c:v>
                </c:pt>
                <c:pt idx="26">
                  <c:v>48.11</c:v>
                </c:pt>
                <c:pt idx="27">
                  <c:v>49.36</c:v>
                </c:pt>
                <c:pt idx="28">
                  <c:v>50.17</c:v>
                </c:pt>
                <c:pt idx="29">
                  <c:v>50.98</c:v>
                </c:pt>
                <c:pt idx="30">
                  <c:v>52.260000000000012</c:v>
                </c:pt>
                <c:pt idx="31">
                  <c:v>51.690000000000012</c:v>
                </c:pt>
                <c:pt idx="32">
                  <c:v>51.120000000000012</c:v>
                </c:pt>
                <c:pt idx="33">
                  <c:v>50.55</c:v>
                </c:pt>
                <c:pt idx="34">
                  <c:v>50.44</c:v>
                </c:pt>
                <c:pt idx="35">
                  <c:v>50.3</c:v>
                </c:pt>
                <c:pt idx="36">
                  <c:v>50.13</c:v>
                </c:pt>
                <c:pt idx="37">
                  <c:v>49.94</c:v>
                </c:pt>
                <c:pt idx="38">
                  <c:v>49.720000000000013</c:v>
                </c:pt>
                <c:pt idx="39">
                  <c:v>49.49</c:v>
                </c:pt>
                <c:pt idx="40">
                  <c:v>49.25</c:v>
                </c:pt>
                <c:pt idx="41">
                  <c:v>49.4</c:v>
                </c:pt>
                <c:pt idx="42">
                  <c:v>48.839999999999996</c:v>
                </c:pt>
                <c:pt idx="43">
                  <c:v>48.43</c:v>
                </c:pt>
                <c:pt idx="44">
                  <c:v>47.99</c:v>
                </c:pt>
                <c:pt idx="45">
                  <c:v>47.03</c:v>
                </c:pt>
                <c:pt idx="46">
                  <c:v>46.04</c:v>
                </c:pt>
                <c:pt idx="47">
                  <c:v>43.83</c:v>
                </c:pt>
                <c:pt idx="48">
                  <c:v>41.61</c:v>
                </c:pt>
                <c:pt idx="49">
                  <c:v>39.379999999999995</c:v>
                </c:pt>
                <c:pt idx="50">
                  <c:v>37.130000000000003</c:v>
                </c:pt>
                <c:pt idx="51">
                  <c:v>34.870000000000005</c:v>
                </c:pt>
                <c:pt idx="52">
                  <c:v>33.96</c:v>
                </c:pt>
                <c:pt idx="53">
                  <c:v>33.03</c:v>
                </c:pt>
                <c:pt idx="54">
                  <c:v>32.08</c:v>
                </c:pt>
                <c:pt idx="55">
                  <c:v>31.52</c:v>
                </c:pt>
                <c:pt idx="56">
                  <c:v>30.93</c:v>
                </c:pt>
                <c:pt idx="57">
                  <c:v>30.32</c:v>
                </c:pt>
                <c:pt idx="58">
                  <c:v>31.19</c:v>
                </c:pt>
                <c:pt idx="59">
                  <c:v>30.67</c:v>
                </c:pt>
                <c:pt idx="60">
                  <c:v>30.12</c:v>
                </c:pt>
                <c:pt idx="61">
                  <c:v>29.54</c:v>
                </c:pt>
                <c:pt idx="62">
                  <c:v>30.479999999999986</c:v>
                </c:pt>
                <c:pt idx="63">
                  <c:v>29.810000000000024</c:v>
                </c:pt>
                <c:pt idx="64">
                  <c:v>29.810000000000024</c:v>
                </c:pt>
                <c:pt idx="65">
                  <c:v>30.54</c:v>
                </c:pt>
                <c:pt idx="66">
                  <c:v>31.27</c:v>
                </c:pt>
                <c:pt idx="67">
                  <c:v>31.99</c:v>
                </c:pt>
                <c:pt idx="68">
                  <c:v>33.42</c:v>
                </c:pt>
                <c:pt idx="69">
                  <c:v>34.800000000000004</c:v>
                </c:pt>
                <c:pt idx="70">
                  <c:v>36.870000000000005</c:v>
                </c:pt>
                <c:pt idx="71">
                  <c:v>38.89</c:v>
                </c:pt>
                <c:pt idx="72">
                  <c:v>41.58</c:v>
                </c:pt>
                <c:pt idx="73">
                  <c:v>44.220000000000013</c:v>
                </c:pt>
                <c:pt idx="74">
                  <c:v>46.809999999999995</c:v>
                </c:pt>
                <c:pt idx="75">
                  <c:v>49.449999999999996</c:v>
                </c:pt>
                <c:pt idx="76">
                  <c:v>52.11</c:v>
                </c:pt>
                <c:pt idx="77">
                  <c:v>54.730000000000011</c:v>
                </c:pt>
                <c:pt idx="78">
                  <c:v>57.32</c:v>
                </c:pt>
                <c:pt idx="79">
                  <c:v>59.87</c:v>
                </c:pt>
                <c:pt idx="80">
                  <c:v>62.37</c:v>
                </c:pt>
                <c:pt idx="81">
                  <c:v>64.84</c:v>
                </c:pt>
                <c:pt idx="82">
                  <c:v>67.28</c:v>
                </c:pt>
                <c:pt idx="83">
                  <c:v>69.679999999999978</c:v>
                </c:pt>
                <c:pt idx="84">
                  <c:v>69.72</c:v>
                </c:pt>
              </c:numCache>
            </c:numRef>
          </c:val>
        </c:ser>
        <c:ser>
          <c:idx val="4"/>
          <c:order val="4"/>
          <c:tx>
            <c:v>Clan E</c:v>
          </c:tx>
          <c:marker>
            <c:symbol val="none"/>
          </c:marker>
          <c:cat>
            <c:numRef>
              <c:f>'5c'!$P$1:$P$85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'5c'!$E$1:$E$85</c:f>
              <c:numCache>
                <c:formatCode>General</c:formatCode>
                <c:ptCount val="85"/>
                <c:pt idx="0">
                  <c:v>30</c:v>
                </c:pt>
                <c:pt idx="1">
                  <c:v>29.7</c:v>
                </c:pt>
                <c:pt idx="2">
                  <c:v>28.29</c:v>
                </c:pt>
                <c:pt idx="3">
                  <c:v>26.91</c:v>
                </c:pt>
                <c:pt idx="4">
                  <c:v>25.55</c:v>
                </c:pt>
                <c:pt idx="5">
                  <c:v>24.22</c:v>
                </c:pt>
                <c:pt idx="6">
                  <c:v>23.12</c:v>
                </c:pt>
                <c:pt idx="7">
                  <c:v>22.01</c:v>
                </c:pt>
                <c:pt idx="8">
                  <c:v>20.88</c:v>
                </c:pt>
                <c:pt idx="9">
                  <c:v>19.73</c:v>
                </c:pt>
                <c:pt idx="10">
                  <c:v>18.690000000000001</c:v>
                </c:pt>
                <c:pt idx="11">
                  <c:v>17.34</c:v>
                </c:pt>
                <c:pt idx="12">
                  <c:v>15.91</c:v>
                </c:pt>
                <c:pt idx="13">
                  <c:v>14.709999999999999</c:v>
                </c:pt>
                <c:pt idx="14">
                  <c:v>13.11</c:v>
                </c:pt>
                <c:pt idx="15">
                  <c:v>13.94</c:v>
                </c:pt>
                <c:pt idx="16">
                  <c:v>15.12</c:v>
                </c:pt>
                <c:pt idx="17">
                  <c:v>16.239999999999988</c:v>
                </c:pt>
                <c:pt idx="18">
                  <c:v>16.979999999999986</c:v>
                </c:pt>
                <c:pt idx="19">
                  <c:v>17.66</c:v>
                </c:pt>
                <c:pt idx="20">
                  <c:v>18.27</c:v>
                </c:pt>
                <c:pt idx="21">
                  <c:v>19.18</c:v>
                </c:pt>
                <c:pt idx="22">
                  <c:v>19.670000000000005</c:v>
                </c:pt>
                <c:pt idx="23">
                  <c:v>20.100000000000001</c:v>
                </c:pt>
                <c:pt idx="24">
                  <c:v>20.479999999999986</c:v>
                </c:pt>
                <c:pt idx="25">
                  <c:v>20.8</c:v>
                </c:pt>
                <c:pt idx="26">
                  <c:v>19.149999999999999</c:v>
                </c:pt>
                <c:pt idx="27">
                  <c:v>17.12</c:v>
                </c:pt>
                <c:pt idx="28">
                  <c:v>15.03</c:v>
                </c:pt>
                <c:pt idx="29">
                  <c:v>12.860000000000012</c:v>
                </c:pt>
                <c:pt idx="30">
                  <c:v>10.81</c:v>
                </c:pt>
                <c:pt idx="31">
                  <c:v>10</c:v>
                </c:pt>
                <c:pt idx="32">
                  <c:v>10</c:v>
                </c:pt>
                <c:pt idx="33">
                  <c:v>10</c:v>
                </c:pt>
                <c:pt idx="34">
                  <c:v>10</c:v>
                </c:pt>
                <c:pt idx="35">
                  <c:v>10</c:v>
                </c:pt>
                <c:pt idx="36">
                  <c:v>10</c:v>
                </c:pt>
                <c:pt idx="37">
                  <c:v>10</c:v>
                </c:pt>
                <c:pt idx="38">
                  <c:v>10</c:v>
                </c:pt>
                <c:pt idx="39">
                  <c:v>10</c:v>
                </c:pt>
                <c:pt idx="40">
                  <c:v>10</c:v>
                </c:pt>
                <c:pt idx="41">
                  <c:v>10.360000000000012</c:v>
                </c:pt>
                <c:pt idx="42">
                  <c:v>10.65</c:v>
                </c:pt>
                <c:pt idx="43">
                  <c:v>11.58</c:v>
                </c:pt>
                <c:pt idx="44">
                  <c:v>11.32</c:v>
                </c:pt>
                <c:pt idx="45">
                  <c:v>11.07</c:v>
                </c:pt>
                <c:pt idx="46">
                  <c:v>10.81</c:v>
                </c:pt>
              </c:numCache>
            </c:numRef>
          </c:val>
        </c:ser>
        <c:marker val="1"/>
        <c:axId val="60102528"/>
        <c:axId val="60125184"/>
      </c:lineChart>
      <c:catAx>
        <c:axId val="60102528"/>
        <c:scaling>
          <c:orientation val="minMax"/>
        </c:scaling>
        <c:axPos val="b"/>
        <c:title>
          <c:tx>
            <c:rich>
              <a:bodyPr/>
              <a:lstStyle/>
              <a:p>
                <a:pPr>
                  <a:defRPr/>
                </a:pPr>
                <a:r>
                  <a:rPr lang="en-US" sz="1200"/>
                  <a:t>Turns</a:t>
                </a:r>
              </a:p>
            </c:rich>
          </c:tx>
          <c:layout>
            <c:manualLayout>
              <c:xMode val="edge"/>
              <c:yMode val="edge"/>
              <c:x val="0.886389817023576"/>
              <c:y val="0.88436346043549119"/>
            </c:manualLayout>
          </c:layout>
        </c:title>
        <c:numFmt formatCode="General" sourceLinked="1"/>
        <c:tickLblPos val="nextTo"/>
        <c:crossAx val="60125184"/>
        <c:crossesAt val="0"/>
        <c:auto val="1"/>
        <c:lblAlgn val="ctr"/>
        <c:lblOffset val="50"/>
        <c:tickLblSkip val="5"/>
        <c:tickMarkSkip val="5"/>
      </c:catAx>
      <c:valAx>
        <c:axId val="60125184"/>
        <c:scaling>
          <c:orientation val="minMax"/>
          <c:max val="100"/>
          <c:min val="0"/>
        </c:scaling>
        <c:axPos val="l"/>
        <c:majorGridlines/>
        <c:numFmt formatCode="General" sourceLinked="1"/>
        <c:tickLblPos val="nextTo"/>
        <c:crossAx val="60102528"/>
        <c:crosses val="autoZero"/>
        <c:crossBetween val="between"/>
      </c:valAx>
    </c:plotArea>
    <c:legend>
      <c:legendPos val="r"/>
      <c:layout>
        <c:manualLayout>
          <c:xMode val="edge"/>
          <c:yMode val="edge"/>
          <c:x val="0.86969412803982182"/>
          <c:y val="0.34626561201489908"/>
          <c:w val="0.11214535076319357"/>
          <c:h val="0.29053862572417632"/>
        </c:manualLayout>
      </c:layout>
    </c:legend>
    <c:plotVisOnly val="1"/>
    <c:dispBlanksAs val="gap"/>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58785420032E-2"/>
          <c:y val="1.50093808630394E-2"/>
        </c:manualLayout>
      </c:layout>
    </c:title>
    <c:plotArea>
      <c:layout>
        <c:manualLayout>
          <c:layoutTarget val="inner"/>
          <c:xMode val="edge"/>
          <c:yMode val="edge"/>
          <c:x val="4.8143460215336324E-2"/>
          <c:y val="8.5586622713375596E-2"/>
          <c:w val="0.77861453288975213"/>
          <c:h val="0.83141908779840701"/>
        </c:manualLayout>
      </c:layout>
      <c:lineChart>
        <c:grouping val="standard"/>
        <c:ser>
          <c:idx val="0"/>
          <c:order val="0"/>
          <c:tx>
            <c:v>Clan A</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'7c'!$A$1:$A$158</c:f>
              <c:numCache>
                <c:formatCode>General</c:formatCode>
                <c:ptCount val="158"/>
                <c:pt idx="0">
                  <c:v>30</c:v>
                </c:pt>
                <c:pt idx="1">
                  <c:v>29.27</c:v>
                </c:pt>
                <c:pt idx="2">
                  <c:v>28.57</c:v>
                </c:pt>
                <c:pt idx="3">
                  <c:v>27.9</c:v>
                </c:pt>
                <c:pt idx="4">
                  <c:v>27.25</c:v>
                </c:pt>
                <c:pt idx="5">
                  <c:v>26.630000000000024</c:v>
                </c:pt>
                <c:pt idx="6">
                  <c:v>26.03</c:v>
                </c:pt>
                <c:pt idx="7">
                  <c:v>25.45</c:v>
                </c:pt>
                <c:pt idx="8">
                  <c:v>24.9</c:v>
                </c:pt>
                <c:pt idx="9">
                  <c:v>24.37</c:v>
                </c:pt>
                <c:pt idx="10">
                  <c:v>23.87</c:v>
                </c:pt>
                <c:pt idx="11">
                  <c:v>23.39</c:v>
                </c:pt>
                <c:pt idx="12">
                  <c:v>22.93</c:v>
                </c:pt>
                <c:pt idx="13">
                  <c:v>22.57</c:v>
                </c:pt>
                <c:pt idx="14">
                  <c:v>22.22</c:v>
                </c:pt>
                <c:pt idx="15">
                  <c:v>21.89</c:v>
                </c:pt>
                <c:pt idx="16">
                  <c:v>21.64</c:v>
                </c:pt>
                <c:pt idx="17">
                  <c:v>23.57</c:v>
                </c:pt>
                <c:pt idx="18">
                  <c:v>25.150000000000023</c:v>
                </c:pt>
                <c:pt idx="19">
                  <c:v>26.67</c:v>
                </c:pt>
                <c:pt idx="20">
                  <c:v>29.36</c:v>
                </c:pt>
                <c:pt idx="21">
                  <c:v>31.84</c:v>
                </c:pt>
                <c:pt idx="22">
                  <c:v>34.28</c:v>
                </c:pt>
                <c:pt idx="23">
                  <c:v>36.630000000000003</c:v>
                </c:pt>
                <c:pt idx="24">
                  <c:v>39.01</c:v>
                </c:pt>
                <c:pt idx="25">
                  <c:v>41.160000000000011</c:v>
                </c:pt>
                <c:pt idx="26">
                  <c:v>43.24</c:v>
                </c:pt>
                <c:pt idx="27">
                  <c:v>45.27</c:v>
                </c:pt>
                <c:pt idx="28">
                  <c:v>47.4</c:v>
                </c:pt>
                <c:pt idx="29">
                  <c:v>49.54</c:v>
                </c:pt>
                <c:pt idx="30">
                  <c:v>51.68</c:v>
                </c:pt>
                <c:pt idx="31">
                  <c:v>53.92</c:v>
                </c:pt>
                <c:pt idx="32">
                  <c:v>55.89</c:v>
                </c:pt>
                <c:pt idx="33">
                  <c:v>57.94</c:v>
                </c:pt>
                <c:pt idx="34">
                  <c:v>59.91</c:v>
                </c:pt>
                <c:pt idx="35">
                  <c:v>61.790000000000013</c:v>
                </c:pt>
                <c:pt idx="36">
                  <c:v>63.449999999999996</c:v>
                </c:pt>
                <c:pt idx="37">
                  <c:v>65.16</c:v>
                </c:pt>
                <c:pt idx="38">
                  <c:v>66.59</c:v>
                </c:pt>
                <c:pt idx="39">
                  <c:v>68</c:v>
                </c:pt>
                <c:pt idx="40">
                  <c:v>69.569999999999993</c:v>
                </c:pt>
                <c:pt idx="41">
                  <c:v>70.930000000000007</c:v>
                </c:pt>
                <c:pt idx="42">
                  <c:v>72.459999999999994</c:v>
                </c:pt>
                <c:pt idx="43">
                  <c:v>73.95</c:v>
                </c:pt>
                <c:pt idx="44">
                  <c:v>75.38</c:v>
                </c:pt>
                <c:pt idx="45">
                  <c:v>77.02</c:v>
                </c:pt>
                <c:pt idx="46">
                  <c:v>78.11999999999999</c:v>
                </c:pt>
                <c:pt idx="47">
                  <c:v>79.19</c:v>
                </c:pt>
                <c:pt idx="48">
                  <c:v>80.5</c:v>
                </c:pt>
                <c:pt idx="49">
                  <c:v>81.48</c:v>
                </c:pt>
                <c:pt idx="50">
                  <c:v>81.7</c:v>
                </c:pt>
                <c:pt idx="51">
                  <c:v>81.86999999999999</c:v>
                </c:pt>
                <c:pt idx="52">
                  <c:v>82</c:v>
                </c:pt>
                <c:pt idx="53">
                  <c:v>82.42</c:v>
                </c:pt>
                <c:pt idx="54">
                  <c:v>82.460000000000022</c:v>
                </c:pt>
                <c:pt idx="55">
                  <c:v>82.84</c:v>
                </c:pt>
                <c:pt idx="56">
                  <c:v>83.27</c:v>
                </c:pt>
                <c:pt idx="57">
                  <c:v>83.42</c:v>
                </c:pt>
                <c:pt idx="58">
                  <c:v>84.01</c:v>
                </c:pt>
                <c:pt idx="59">
                  <c:v>84.29</c:v>
                </c:pt>
                <c:pt idx="60">
                  <c:v>84.83</c:v>
                </c:pt>
                <c:pt idx="61">
                  <c:v>85.83</c:v>
                </c:pt>
                <c:pt idx="62">
                  <c:v>86.48</c:v>
                </c:pt>
                <c:pt idx="63">
                  <c:v>87.58</c:v>
                </c:pt>
                <c:pt idx="64">
                  <c:v>88.22</c:v>
                </c:pt>
                <c:pt idx="65">
                  <c:v>89.09</c:v>
                </c:pt>
                <c:pt idx="66">
                  <c:v>89.13</c:v>
                </c:pt>
                <c:pt idx="67">
                  <c:v>89.25</c:v>
                </c:pt>
                <c:pt idx="68">
                  <c:v>90.32</c:v>
                </c:pt>
                <c:pt idx="69">
                  <c:v>91.33</c:v>
                </c:pt>
                <c:pt idx="70">
                  <c:v>91.490000000000023</c:v>
                </c:pt>
                <c:pt idx="71">
                  <c:v>92.8</c:v>
                </c:pt>
                <c:pt idx="72">
                  <c:v>93.19</c:v>
                </c:pt>
                <c:pt idx="73">
                  <c:v>94.47</c:v>
                </c:pt>
                <c:pt idx="74">
                  <c:v>94.8</c:v>
                </c:pt>
                <c:pt idx="75">
                  <c:v>95.13</c:v>
                </c:pt>
                <c:pt idx="76">
                  <c:v>96.36</c:v>
                </c:pt>
                <c:pt idx="77">
                  <c:v>96.66</c:v>
                </c:pt>
                <c:pt idx="78">
                  <c:v>97.01</c:v>
                </c:pt>
                <c:pt idx="79">
                  <c:v>97.3</c:v>
                </c:pt>
                <c:pt idx="80">
                  <c:v>98.440000000000026</c:v>
                </c:pt>
                <c:pt idx="81">
                  <c:v>99.61</c:v>
                </c:pt>
                <c:pt idx="82">
                  <c:v>98.34</c:v>
                </c:pt>
                <c:pt idx="83">
                  <c:v>94.35</c:v>
                </c:pt>
                <c:pt idx="84">
                  <c:v>90.51</c:v>
                </c:pt>
                <c:pt idx="85">
                  <c:v>86.79</c:v>
                </c:pt>
                <c:pt idx="86">
                  <c:v>83.32</c:v>
                </c:pt>
                <c:pt idx="87">
                  <c:v>79.95</c:v>
                </c:pt>
                <c:pt idx="88">
                  <c:v>76.709999999999994</c:v>
                </c:pt>
                <c:pt idx="89">
                  <c:v>74.540000000000006</c:v>
                </c:pt>
                <c:pt idx="90">
                  <c:v>71.440000000000026</c:v>
                </c:pt>
                <c:pt idx="91">
                  <c:v>68.36</c:v>
                </c:pt>
                <c:pt idx="92">
                  <c:v>65.27</c:v>
                </c:pt>
                <c:pt idx="93">
                  <c:v>62.18</c:v>
                </c:pt>
                <c:pt idx="94">
                  <c:v>58.91</c:v>
                </c:pt>
                <c:pt idx="95">
                  <c:v>55.660000000000011</c:v>
                </c:pt>
                <c:pt idx="96">
                  <c:v>52.39</c:v>
                </c:pt>
                <c:pt idx="97">
                  <c:v>49.760000000000012</c:v>
                </c:pt>
                <c:pt idx="98">
                  <c:v>47.14</c:v>
                </c:pt>
                <c:pt idx="99">
                  <c:v>45.17</c:v>
                </c:pt>
                <c:pt idx="100">
                  <c:v>42.64</c:v>
                </c:pt>
                <c:pt idx="101">
                  <c:v>40.1</c:v>
                </c:pt>
                <c:pt idx="102">
                  <c:v>37.54</c:v>
                </c:pt>
                <c:pt idx="103">
                  <c:v>36.39</c:v>
                </c:pt>
                <c:pt idx="104">
                  <c:v>33.97</c:v>
                </c:pt>
                <c:pt idx="105">
                  <c:v>31.54</c:v>
                </c:pt>
                <c:pt idx="106">
                  <c:v>29.38</c:v>
                </c:pt>
                <c:pt idx="107">
                  <c:v>27.23</c:v>
                </c:pt>
                <c:pt idx="108">
                  <c:v>24.53</c:v>
                </c:pt>
                <c:pt idx="109">
                  <c:v>22.17</c:v>
                </c:pt>
                <c:pt idx="110">
                  <c:v>19.760000000000002</c:v>
                </c:pt>
                <c:pt idx="111">
                  <c:v>17.32</c:v>
                </c:pt>
                <c:pt idx="112">
                  <c:v>14.860000000000012</c:v>
                </c:pt>
                <c:pt idx="113">
                  <c:v>13.09</c:v>
                </c:pt>
                <c:pt idx="114">
                  <c:v>11.28</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c:v>
                </c:pt>
                <c:pt idx="136">
                  <c:v>10</c:v>
                </c:pt>
                <c:pt idx="137">
                  <c:v>10</c:v>
                </c:pt>
                <c:pt idx="138">
                  <c:v>10</c:v>
                </c:pt>
                <c:pt idx="139">
                  <c:v>10</c:v>
                </c:pt>
                <c:pt idx="140">
                  <c:v>10.120000000000001</c:v>
                </c:pt>
                <c:pt idx="141">
                  <c:v>10.09</c:v>
                </c:pt>
                <c:pt idx="142">
                  <c:v>10.06</c:v>
                </c:pt>
                <c:pt idx="143">
                  <c:v>10.11</c:v>
                </c:pt>
                <c:pt idx="144">
                  <c:v>10</c:v>
                </c:pt>
                <c:pt idx="145">
                  <c:v>10</c:v>
                </c:pt>
                <c:pt idx="146">
                  <c:v>10</c:v>
                </c:pt>
                <c:pt idx="147">
                  <c:v>10</c:v>
                </c:pt>
                <c:pt idx="148">
                  <c:v>10</c:v>
                </c:pt>
                <c:pt idx="149">
                  <c:v>10</c:v>
                </c:pt>
                <c:pt idx="150">
                  <c:v>10.050000000000002</c:v>
                </c:pt>
                <c:pt idx="151">
                  <c:v>10.220000000000001</c:v>
                </c:pt>
                <c:pt idx="152">
                  <c:v>10.4</c:v>
                </c:pt>
                <c:pt idx="153">
                  <c:v>10.34</c:v>
                </c:pt>
                <c:pt idx="154">
                  <c:v>10.43</c:v>
                </c:pt>
                <c:pt idx="155">
                  <c:v>10.729999999999999</c:v>
                </c:pt>
                <c:pt idx="156">
                  <c:v>11.27</c:v>
                </c:pt>
                <c:pt idx="157">
                  <c:v>12.54</c:v>
                </c:pt>
              </c:numCache>
            </c:numRef>
          </c:val>
        </c:ser>
        <c:ser>
          <c:idx val="1"/>
          <c:order val="1"/>
          <c:tx>
            <c:v>Clan B</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'7c'!$B$1:$B$158</c:f>
              <c:numCache>
                <c:formatCode>General</c:formatCode>
                <c:ptCount val="158"/>
                <c:pt idx="0">
                  <c:v>30</c:v>
                </c:pt>
                <c:pt idx="1">
                  <c:v>29.37</c:v>
                </c:pt>
                <c:pt idx="2">
                  <c:v>28.51</c:v>
                </c:pt>
                <c:pt idx="3">
                  <c:v>27.330000000000005</c:v>
                </c:pt>
                <c:pt idx="4">
                  <c:v>26.17</c:v>
                </c:pt>
                <c:pt idx="5">
                  <c:v>25.04</c:v>
                </c:pt>
                <c:pt idx="6">
                  <c:v>23.939999999999987</c:v>
                </c:pt>
                <c:pt idx="7">
                  <c:v>22.85</c:v>
                </c:pt>
                <c:pt idx="8">
                  <c:v>21.79</c:v>
                </c:pt>
                <c:pt idx="9">
                  <c:v>20.75</c:v>
                </c:pt>
                <c:pt idx="10">
                  <c:v>19.73</c:v>
                </c:pt>
                <c:pt idx="11">
                  <c:v>18.72</c:v>
                </c:pt>
                <c:pt idx="12">
                  <c:v>17.73</c:v>
                </c:pt>
                <c:pt idx="13">
                  <c:v>17.2</c:v>
                </c:pt>
                <c:pt idx="14">
                  <c:v>16.459999999999987</c:v>
                </c:pt>
                <c:pt idx="15">
                  <c:v>15.709999999999999</c:v>
                </c:pt>
                <c:pt idx="16">
                  <c:v>14.860000000000012</c:v>
                </c:pt>
                <c:pt idx="17">
                  <c:v>16.27</c:v>
                </c:pt>
                <c:pt idx="18">
                  <c:v>16.27</c:v>
                </c:pt>
                <c:pt idx="19">
                  <c:v>16.37</c:v>
                </c:pt>
                <c:pt idx="20">
                  <c:v>16.510000000000005</c:v>
                </c:pt>
                <c:pt idx="21">
                  <c:v>16.79</c:v>
                </c:pt>
                <c:pt idx="22">
                  <c:v>17.09</c:v>
                </c:pt>
                <c:pt idx="23">
                  <c:v>17.05</c:v>
                </c:pt>
                <c:pt idx="24">
                  <c:v>16.45</c:v>
                </c:pt>
                <c:pt idx="25">
                  <c:v>16.04</c:v>
                </c:pt>
                <c:pt idx="26">
                  <c:v>15.739999999999998</c:v>
                </c:pt>
                <c:pt idx="27">
                  <c:v>15.81</c:v>
                </c:pt>
                <c:pt idx="28">
                  <c:v>15.92</c:v>
                </c:pt>
                <c:pt idx="29">
                  <c:v>16.79</c:v>
                </c:pt>
                <c:pt idx="30">
                  <c:v>17.989999999999966</c:v>
                </c:pt>
                <c:pt idx="31">
                  <c:v>18.130000000000024</c:v>
                </c:pt>
                <c:pt idx="32">
                  <c:v>17.14</c:v>
                </c:pt>
                <c:pt idx="33">
                  <c:v>16.12</c:v>
                </c:pt>
                <c:pt idx="34">
                  <c:v>15.129999999999999</c:v>
                </c:pt>
                <c:pt idx="35">
                  <c:v>14.09</c:v>
                </c:pt>
                <c:pt idx="36">
                  <c:v>13.17</c:v>
                </c:pt>
                <c:pt idx="37">
                  <c:v>10.59</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10.61</c:v>
                </c:pt>
                <c:pt idx="57">
                  <c:v>11.01</c:v>
                </c:pt>
                <c:pt idx="58">
                  <c:v>11.27</c:v>
                </c:pt>
                <c:pt idx="59">
                  <c:v>11.25</c:v>
                </c:pt>
                <c:pt idx="60">
                  <c:v>11.69</c:v>
                </c:pt>
                <c:pt idx="61">
                  <c:v>11.93</c:v>
                </c:pt>
                <c:pt idx="62">
                  <c:v>11.84</c:v>
                </c:pt>
                <c:pt idx="63">
                  <c:v>11.56</c:v>
                </c:pt>
                <c:pt idx="64">
                  <c:v>11.78</c:v>
                </c:pt>
                <c:pt idx="65">
                  <c:v>12.98</c:v>
                </c:pt>
                <c:pt idx="66">
                  <c:v>13.79</c:v>
                </c:pt>
                <c:pt idx="67">
                  <c:v>14.360000000000012</c:v>
                </c:pt>
                <c:pt idx="68">
                  <c:v>14.870000000000006</c:v>
                </c:pt>
                <c:pt idx="69">
                  <c:v>15.360000000000012</c:v>
                </c:pt>
                <c:pt idx="70">
                  <c:v>15.49</c:v>
                </c:pt>
                <c:pt idx="71">
                  <c:v>15.56</c:v>
                </c:pt>
                <c:pt idx="72">
                  <c:v>15.350000000000012</c:v>
                </c:pt>
                <c:pt idx="73">
                  <c:v>15.27</c:v>
                </c:pt>
                <c:pt idx="74">
                  <c:v>14.98</c:v>
                </c:pt>
                <c:pt idx="75">
                  <c:v>14.56</c:v>
                </c:pt>
                <c:pt idx="76">
                  <c:v>14.25</c:v>
                </c:pt>
                <c:pt idx="77">
                  <c:v>13.719999999999999</c:v>
                </c:pt>
                <c:pt idx="78">
                  <c:v>11.6</c:v>
                </c:pt>
                <c:pt idx="79">
                  <c:v>10</c:v>
                </c:pt>
                <c:pt idx="80">
                  <c:v>10</c:v>
                </c:pt>
                <c:pt idx="81">
                  <c:v>10</c:v>
                </c:pt>
                <c:pt idx="82">
                  <c:v>10</c:v>
                </c:pt>
                <c:pt idx="83">
                  <c:v>10</c:v>
                </c:pt>
                <c:pt idx="84">
                  <c:v>10</c:v>
                </c:pt>
                <c:pt idx="85">
                  <c:v>10</c:v>
                </c:pt>
                <c:pt idx="86">
                  <c:v>10.19</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11.31</c:v>
                </c:pt>
                <c:pt idx="133">
                  <c:v>11.360000000000012</c:v>
                </c:pt>
                <c:pt idx="134">
                  <c:v>11.629999999999999</c:v>
                </c:pt>
                <c:pt idx="135">
                  <c:v>11.94</c:v>
                </c:pt>
                <c:pt idx="136">
                  <c:v>13.97</c:v>
                </c:pt>
                <c:pt idx="137">
                  <c:v>15.9</c:v>
                </c:pt>
                <c:pt idx="138">
                  <c:v>16.32</c:v>
                </c:pt>
                <c:pt idx="139">
                  <c:v>16.739999999999988</c:v>
                </c:pt>
                <c:pt idx="140">
                  <c:v>18.54</c:v>
                </c:pt>
                <c:pt idx="141">
                  <c:v>18.920000000000002</c:v>
                </c:pt>
                <c:pt idx="142">
                  <c:v>19.39</c:v>
                </c:pt>
                <c:pt idx="143">
                  <c:v>19.87</c:v>
                </c:pt>
                <c:pt idx="144">
                  <c:v>20.37</c:v>
                </c:pt>
                <c:pt idx="145">
                  <c:v>20.69</c:v>
                </c:pt>
                <c:pt idx="146">
                  <c:v>21.03</c:v>
                </c:pt>
                <c:pt idx="147">
                  <c:v>21.41</c:v>
                </c:pt>
                <c:pt idx="148">
                  <c:v>21.959999999999987</c:v>
                </c:pt>
                <c:pt idx="149">
                  <c:v>22.330000000000005</c:v>
                </c:pt>
                <c:pt idx="150">
                  <c:v>24.05</c:v>
                </c:pt>
                <c:pt idx="151">
                  <c:v>25.72</c:v>
                </c:pt>
                <c:pt idx="152">
                  <c:v>27.1</c:v>
                </c:pt>
                <c:pt idx="153">
                  <c:v>27.41</c:v>
                </c:pt>
                <c:pt idx="154">
                  <c:v>27.85</c:v>
                </c:pt>
                <c:pt idx="155">
                  <c:v>28.35</c:v>
                </c:pt>
                <c:pt idx="156">
                  <c:v>29.979999999999986</c:v>
                </c:pt>
                <c:pt idx="157">
                  <c:v>29.05</c:v>
                </c:pt>
              </c:numCache>
            </c:numRef>
          </c:val>
        </c:ser>
        <c:ser>
          <c:idx val="2"/>
          <c:order val="2"/>
          <c:tx>
            <c:v>Clan C</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'7c'!$C$1:$C$158</c:f>
              <c:numCache>
                <c:formatCode>General</c:formatCode>
                <c:ptCount val="158"/>
                <c:pt idx="0">
                  <c:v>30</c:v>
                </c:pt>
                <c:pt idx="1">
                  <c:v>29.86</c:v>
                </c:pt>
                <c:pt idx="2">
                  <c:v>29.34</c:v>
                </c:pt>
                <c:pt idx="3">
                  <c:v>28.86</c:v>
                </c:pt>
                <c:pt idx="4">
                  <c:v>28.41</c:v>
                </c:pt>
                <c:pt idx="5">
                  <c:v>27.99</c:v>
                </c:pt>
                <c:pt idx="6">
                  <c:v>27.610000000000024</c:v>
                </c:pt>
                <c:pt idx="7">
                  <c:v>27.27</c:v>
                </c:pt>
                <c:pt idx="8">
                  <c:v>26.959999999999987</c:v>
                </c:pt>
                <c:pt idx="9">
                  <c:v>26.68</c:v>
                </c:pt>
                <c:pt idx="10">
                  <c:v>26.439999999999987</c:v>
                </c:pt>
                <c:pt idx="11">
                  <c:v>26.23</c:v>
                </c:pt>
                <c:pt idx="12">
                  <c:v>26.06</c:v>
                </c:pt>
                <c:pt idx="13">
                  <c:v>25.88</c:v>
                </c:pt>
                <c:pt idx="14">
                  <c:v>25.74</c:v>
                </c:pt>
                <c:pt idx="15">
                  <c:v>25.610000000000024</c:v>
                </c:pt>
                <c:pt idx="16">
                  <c:v>25.59</c:v>
                </c:pt>
                <c:pt idx="17">
                  <c:v>25.64</c:v>
                </c:pt>
                <c:pt idx="18">
                  <c:v>25.05</c:v>
                </c:pt>
                <c:pt idx="19">
                  <c:v>24.3</c:v>
                </c:pt>
                <c:pt idx="20">
                  <c:v>24.52</c:v>
                </c:pt>
                <c:pt idx="21">
                  <c:v>24.919999999999987</c:v>
                </c:pt>
                <c:pt idx="22">
                  <c:v>25.34</c:v>
                </c:pt>
                <c:pt idx="23">
                  <c:v>25.459999999999987</c:v>
                </c:pt>
                <c:pt idx="24">
                  <c:v>25.8</c:v>
                </c:pt>
                <c:pt idx="25">
                  <c:v>26.150000000000023</c:v>
                </c:pt>
                <c:pt idx="26">
                  <c:v>26.62</c:v>
                </c:pt>
                <c:pt idx="27">
                  <c:v>27.17</c:v>
                </c:pt>
                <c:pt idx="28">
                  <c:v>27.95</c:v>
                </c:pt>
                <c:pt idx="29">
                  <c:v>28.62</c:v>
                </c:pt>
                <c:pt idx="30">
                  <c:v>29.310000000000024</c:v>
                </c:pt>
                <c:pt idx="31">
                  <c:v>30.23</c:v>
                </c:pt>
                <c:pt idx="32">
                  <c:v>31.08</c:v>
                </c:pt>
                <c:pt idx="33">
                  <c:v>32.15</c:v>
                </c:pt>
                <c:pt idx="34">
                  <c:v>33.700000000000003</c:v>
                </c:pt>
                <c:pt idx="35">
                  <c:v>34.92</c:v>
                </c:pt>
                <c:pt idx="36">
                  <c:v>36.190000000000012</c:v>
                </c:pt>
                <c:pt idx="37">
                  <c:v>37.86</c:v>
                </c:pt>
                <c:pt idx="38">
                  <c:v>39.74</c:v>
                </c:pt>
                <c:pt idx="39">
                  <c:v>41.67</c:v>
                </c:pt>
                <c:pt idx="40">
                  <c:v>43.89</c:v>
                </c:pt>
                <c:pt idx="41">
                  <c:v>46.17</c:v>
                </c:pt>
                <c:pt idx="42">
                  <c:v>47.75</c:v>
                </c:pt>
                <c:pt idx="43">
                  <c:v>49.44</c:v>
                </c:pt>
                <c:pt idx="44">
                  <c:v>51.24</c:v>
                </c:pt>
                <c:pt idx="45">
                  <c:v>52.71</c:v>
                </c:pt>
                <c:pt idx="46">
                  <c:v>54.379999999999995</c:v>
                </c:pt>
                <c:pt idx="47">
                  <c:v>56.220000000000013</c:v>
                </c:pt>
                <c:pt idx="48">
                  <c:v>58.220000000000013</c:v>
                </c:pt>
                <c:pt idx="49">
                  <c:v>60.41</c:v>
                </c:pt>
                <c:pt idx="50">
                  <c:v>63.02</c:v>
                </c:pt>
                <c:pt idx="51">
                  <c:v>65.910000000000025</c:v>
                </c:pt>
                <c:pt idx="52">
                  <c:v>68.78</c:v>
                </c:pt>
                <c:pt idx="53">
                  <c:v>71.319999999999993</c:v>
                </c:pt>
                <c:pt idx="54">
                  <c:v>73.930000000000007</c:v>
                </c:pt>
                <c:pt idx="55">
                  <c:v>76.5</c:v>
                </c:pt>
                <c:pt idx="56">
                  <c:v>79.040000000000006</c:v>
                </c:pt>
                <c:pt idx="57">
                  <c:v>79.649999999999991</c:v>
                </c:pt>
                <c:pt idx="58">
                  <c:v>80.290000000000006</c:v>
                </c:pt>
                <c:pt idx="59">
                  <c:v>81.010000000000005</c:v>
                </c:pt>
                <c:pt idx="60">
                  <c:v>81.669999999999987</c:v>
                </c:pt>
                <c:pt idx="61">
                  <c:v>82.35</c:v>
                </c:pt>
                <c:pt idx="62">
                  <c:v>83.09</c:v>
                </c:pt>
                <c:pt idx="63">
                  <c:v>83.86</c:v>
                </c:pt>
                <c:pt idx="64">
                  <c:v>85.2</c:v>
                </c:pt>
                <c:pt idx="65">
                  <c:v>85.92</c:v>
                </c:pt>
                <c:pt idx="66">
                  <c:v>86.669999999999987</c:v>
                </c:pt>
                <c:pt idx="67">
                  <c:v>87.440000000000026</c:v>
                </c:pt>
                <c:pt idx="68">
                  <c:v>88.210000000000022</c:v>
                </c:pt>
                <c:pt idx="69">
                  <c:v>89.34</c:v>
                </c:pt>
                <c:pt idx="70">
                  <c:v>90.16</c:v>
                </c:pt>
                <c:pt idx="71">
                  <c:v>90.95</c:v>
                </c:pt>
                <c:pt idx="72">
                  <c:v>91.83</c:v>
                </c:pt>
                <c:pt idx="73">
                  <c:v>92.910000000000025</c:v>
                </c:pt>
                <c:pt idx="74">
                  <c:v>94.04</c:v>
                </c:pt>
                <c:pt idx="75">
                  <c:v>95.2</c:v>
                </c:pt>
                <c:pt idx="76">
                  <c:v>96.34</c:v>
                </c:pt>
                <c:pt idx="77">
                  <c:v>97.52</c:v>
                </c:pt>
                <c:pt idx="78">
                  <c:v>99.179999999999978</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99.11</c:v>
                </c:pt>
                <c:pt idx="126">
                  <c:v>98.210000000000022</c:v>
                </c:pt>
                <c:pt idx="127">
                  <c:v>97.28</c:v>
                </c:pt>
                <c:pt idx="128">
                  <c:v>96.35</c:v>
                </c:pt>
                <c:pt idx="129">
                  <c:v>95.39</c:v>
                </c:pt>
                <c:pt idx="130">
                  <c:v>94.42</c:v>
                </c:pt>
                <c:pt idx="131">
                  <c:v>93.43</c:v>
                </c:pt>
                <c:pt idx="132">
                  <c:v>92.490000000000023</c:v>
                </c:pt>
                <c:pt idx="133">
                  <c:v>91.57</c:v>
                </c:pt>
                <c:pt idx="134">
                  <c:v>89.95</c:v>
                </c:pt>
                <c:pt idx="135">
                  <c:v>88.32</c:v>
                </c:pt>
                <c:pt idx="136">
                  <c:v>86.88</c:v>
                </c:pt>
                <c:pt idx="137">
                  <c:v>85.38</c:v>
                </c:pt>
                <c:pt idx="138">
                  <c:v>83.58</c:v>
                </c:pt>
                <c:pt idx="139">
                  <c:v>81.760000000000005</c:v>
                </c:pt>
                <c:pt idx="140">
                  <c:v>80.2</c:v>
                </c:pt>
                <c:pt idx="141">
                  <c:v>78.209999999999994</c:v>
                </c:pt>
                <c:pt idx="142">
                  <c:v>76.45</c:v>
                </c:pt>
                <c:pt idx="143">
                  <c:v>74.64</c:v>
                </c:pt>
                <c:pt idx="144">
                  <c:v>73.08</c:v>
                </c:pt>
                <c:pt idx="145">
                  <c:v>70.53</c:v>
                </c:pt>
                <c:pt idx="146">
                  <c:v>67.940000000000026</c:v>
                </c:pt>
                <c:pt idx="147">
                  <c:v>65.33</c:v>
                </c:pt>
                <c:pt idx="148">
                  <c:v>63.64</c:v>
                </c:pt>
                <c:pt idx="149">
                  <c:v>60.790000000000013</c:v>
                </c:pt>
                <c:pt idx="150">
                  <c:v>58.690000000000012</c:v>
                </c:pt>
                <c:pt idx="151">
                  <c:v>56.56</c:v>
                </c:pt>
                <c:pt idx="152">
                  <c:v>54.56</c:v>
                </c:pt>
                <c:pt idx="153">
                  <c:v>52.37</c:v>
                </c:pt>
                <c:pt idx="154">
                  <c:v>48.97</c:v>
                </c:pt>
                <c:pt idx="155">
                  <c:v>45.5</c:v>
                </c:pt>
                <c:pt idx="156">
                  <c:v>43</c:v>
                </c:pt>
                <c:pt idx="157">
                  <c:v>41.83</c:v>
                </c:pt>
              </c:numCache>
            </c:numRef>
          </c:val>
        </c:ser>
        <c:ser>
          <c:idx val="3"/>
          <c:order val="3"/>
          <c:tx>
            <c:v>Clan D</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'7c'!$D$1:$D$158</c:f>
              <c:numCache>
                <c:formatCode>General</c:formatCode>
                <c:ptCount val="158"/>
                <c:pt idx="0">
                  <c:v>30</c:v>
                </c:pt>
                <c:pt idx="1">
                  <c:v>29.71</c:v>
                </c:pt>
                <c:pt idx="2">
                  <c:v>29</c:v>
                </c:pt>
                <c:pt idx="3">
                  <c:v>28.3</c:v>
                </c:pt>
                <c:pt idx="4">
                  <c:v>27.6</c:v>
                </c:pt>
                <c:pt idx="5">
                  <c:v>26.91</c:v>
                </c:pt>
                <c:pt idx="6">
                  <c:v>26.21</c:v>
                </c:pt>
                <c:pt idx="7">
                  <c:v>25.52</c:v>
                </c:pt>
                <c:pt idx="8">
                  <c:v>24.82</c:v>
                </c:pt>
                <c:pt idx="9">
                  <c:v>24.130000000000024</c:v>
                </c:pt>
                <c:pt idx="10">
                  <c:v>23.43</c:v>
                </c:pt>
                <c:pt idx="11">
                  <c:v>22.73</c:v>
                </c:pt>
                <c:pt idx="12">
                  <c:v>22.02</c:v>
                </c:pt>
                <c:pt idx="13">
                  <c:v>21.459999999999987</c:v>
                </c:pt>
                <c:pt idx="14">
                  <c:v>20.89</c:v>
                </c:pt>
                <c:pt idx="15">
                  <c:v>20.32</c:v>
                </c:pt>
                <c:pt idx="16">
                  <c:v>20.07</c:v>
                </c:pt>
                <c:pt idx="17">
                  <c:v>19.670000000000005</c:v>
                </c:pt>
                <c:pt idx="18">
                  <c:v>19.510000000000005</c:v>
                </c:pt>
                <c:pt idx="19">
                  <c:v>19.07</c:v>
                </c:pt>
                <c:pt idx="20">
                  <c:v>18.459999999999987</c:v>
                </c:pt>
                <c:pt idx="21">
                  <c:v>18.82</c:v>
                </c:pt>
                <c:pt idx="22">
                  <c:v>18.850000000000001</c:v>
                </c:pt>
                <c:pt idx="23">
                  <c:v>19.130000000000024</c:v>
                </c:pt>
                <c:pt idx="24">
                  <c:v>19.87</c:v>
                </c:pt>
                <c:pt idx="25">
                  <c:v>20.779999999999987</c:v>
                </c:pt>
                <c:pt idx="26">
                  <c:v>21.99</c:v>
                </c:pt>
                <c:pt idx="27">
                  <c:v>23.55</c:v>
                </c:pt>
                <c:pt idx="28">
                  <c:v>26.14</c:v>
                </c:pt>
                <c:pt idx="29">
                  <c:v>28.41</c:v>
                </c:pt>
                <c:pt idx="30">
                  <c:v>30.66</c:v>
                </c:pt>
                <c:pt idx="31">
                  <c:v>32.730000000000011</c:v>
                </c:pt>
                <c:pt idx="32">
                  <c:v>34.410000000000004</c:v>
                </c:pt>
                <c:pt idx="33">
                  <c:v>35.93</c:v>
                </c:pt>
                <c:pt idx="34">
                  <c:v>37.690000000000012</c:v>
                </c:pt>
                <c:pt idx="35">
                  <c:v>38.94</c:v>
                </c:pt>
                <c:pt idx="36">
                  <c:v>40.020000000000003</c:v>
                </c:pt>
                <c:pt idx="37">
                  <c:v>41.620000000000012</c:v>
                </c:pt>
                <c:pt idx="38">
                  <c:v>43.02</c:v>
                </c:pt>
                <c:pt idx="39">
                  <c:v>44.39</c:v>
                </c:pt>
                <c:pt idx="40">
                  <c:v>45.86</c:v>
                </c:pt>
                <c:pt idx="41">
                  <c:v>47.309999999999995</c:v>
                </c:pt>
                <c:pt idx="42">
                  <c:v>48.1</c:v>
                </c:pt>
                <c:pt idx="43">
                  <c:v>48.94</c:v>
                </c:pt>
                <c:pt idx="44">
                  <c:v>49.790000000000013</c:v>
                </c:pt>
                <c:pt idx="45">
                  <c:v>50.15</c:v>
                </c:pt>
                <c:pt idx="46">
                  <c:v>49.879999999999995</c:v>
                </c:pt>
                <c:pt idx="47">
                  <c:v>49.71</c:v>
                </c:pt>
                <c:pt idx="48">
                  <c:v>50.05</c:v>
                </c:pt>
                <c:pt idx="49">
                  <c:v>50</c:v>
                </c:pt>
                <c:pt idx="50">
                  <c:v>50.01</c:v>
                </c:pt>
                <c:pt idx="51">
                  <c:v>50.690000000000012</c:v>
                </c:pt>
                <c:pt idx="52">
                  <c:v>51.379999999999995</c:v>
                </c:pt>
                <c:pt idx="53">
                  <c:v>52.18</c:v>
                </c:pt>
                <c:pt idx="54">
                  <c:v>52.53</c:v>
                </c:pt>
                <c:pt idx="55">
                  <c:v>53.42</c:v>
                </c:pt>
                <c:pt idx="56">
                  <c:v>54.42</c:v>
                </c:pt>
                <c:pt idx="57">
                  <c:v>54.71</c:v>
                </c:pt>
                <c:pt idx="58">
                  <c:v>55.53</c:v>
                </c:pt>
                <c:pt idx="59">
                  <c:v>55.690000000000012</c:v>
                </c:pt>
                <c:pt idx="60">
                  <c:v>55.65</c:v>
                </c:pt>
                <c:pt idx="61">
                  <c:v>56.220000000000013</c:v>
                </c:pt>
                <c:pt idx="62">
                  <c:v>56.07</c:v>
                </c:pt>
                <c:pt idx="63">
                  <c:v>56.48</c:v>
                </c:pt>
                <c:pt idx="64">
                  <c:v>56.260000000000012</c:v>
                </c:pt>
                <c:pt idx="65">
                  <c:v>57.25</c:v>
                </c:pt>
                <c:pt idx="66">
                  <c:v>56.82</c:v>
                </c:pt>
                <c:pt idx="67">
                  <c:v>56.32</c:v>
                </c:pt>
                <c:pt idx="68">
                  <c:v>57.260000000000012</c:v>
                </c:pt>
                <c:pt idx="69">
                  <c:v>58.28</c:v>
                </c:pt>
                <c:pt idx="70">
                  <c:v>57.720000000000013</c:v>
                </c:pt>
                <c:pt idx="71">
                  <c:v>58.57</c:v>
                </c:pt>
                <c:pt idx="72">
                  <c:v>57.849999999999994</c:v>
                </c:pt>
                <c:pt idx="73">
                  <c:v>58.71</c:v>
                </c:pt>
                <c:pt idx="74">
                  <c:v>58.04</c:v>
                </c:pt>
                <c:pt idx="75">
                  <c:v>57.339999999999996</c:v>
                </c:pt>
                <c:pt idx="76">
                  <c:v>58.13</c:v>
                </c:pt>
                <c:pt idx="77">
                  <c:v>57.379999999999995</c:v>
                </c:pt>
                <c:pt idx="78">
                  <c:v>56.67</c:v>
                </c:pt>
                <c:pt idx="79">
                  <c:v>55.86</c:v>
                </c:pt>
                <c:pt idx="80">
                  <c:v>56.57</c:v>
                </c:pt>
                <c:pt idx="81">
                  <c:v>57.290000000000013</c:v>
                </c:pt>
              </c:numCache>
            </c:numRef>
          </c:val>
        </c:ser>
        <c:ser>
          <c:idx val="4"/>
          <c:order val="4"/>
          <c:tx>
            <c:v>Clan E</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'7c'!$E$1:$E$158</c:f>
              <c:numCache>
                <c:formatCode>General</c:formatCode>
                <c:ptCount val="158"/>
                <c:pt idx="0">
                  <c:v>30</c:v>
                </c:pt>
                <c:pt idx="1">
                  <c:v>30.17</c:v>
                </c:pt>
                <c:pt idx="2">
                  <c:v>29.87</c:v>
                </c:pt>
                <c:pt idx="3">
                  <c:v>29.6</c:v>
                </c:pt>
                <c:pt idx="4">
                  <c:v>29.36</c:v>
                </c:pt>
                <c:pt idx="5">
                  <c:v>29.150000000000023</c:v>
                </c:pt>
                <c:pt idx="6">
                  <c:v>28.959999999999987</c:v>
                </c:pt>
                <c:pt idx="7">
                  <c:v>28.810000000000024</c:v>
                </c:pt>
                <c:pt idx="8">
                  <c:v>28.68</c:v>
                </c:pt>
                <c:pt idx="9">
                  <c:v>28.59</c:v>
                </c:pt>
                <c:pt idx="10">
                  <c:v>28.52</c:v>
                </c:pt>
                <c:pt idx="11">
                  <c:v>28.49</c:v>
                </c:pt>
                <c:pt idx="12">
                  <c:v>28.49</c:v>
                </c:pt>
                <c:pt idx="13">
                  <c:v>28.45</c:v>
                </c:pt>
                <c:pt idx="14">
                  <c:v>28.43</c:v>
                </c:pt>
                <c:pt idx="15">
                  <c:v>28.439999999999987</c:v>
                </c:pt>
                <c:pt idx="16">
                  <c:v>28.54</c:v>
                </c:pt>
                <c:pt idx="17">
                  <c:v>28.75</c:v>
                </c:pt>
                <c:pt idx="18">
                  <c:v>28.77</c:v>
                </c:pt>
                <c:pt idx="19">
                  <c:v>28.810000000000024</c:v>
                </c:pt>
                <c:pt idx="20">
                  <c:v>29.110000000000024</c:v>
                </c:pt>
                <c:pt idx="21">
                  <c:v>29.56</c:v>
                </c:pt>
                <c:pt idx="22">
                  <c:v>29.95</c:v>
                </c:pt>
                <c:pt idx="23">
                  <c:v>30.09</c:v>
                </c:pt>
                <c:pt idx="24">
                  <c:v>30.37</c:v>
                </c:pt>
                <c:pt idx="25">
                  <c:v>30.310000000000024</c:v>
                </c:pt>
                <c:pt idx="26">
                  <c:v>29.99</c:v>
                </c:pt>
                <c:pt idx="27">
                  <c:v>29.439999999999987</c:v>
                </c:pt>
                <c:pt idx="28">
                  <c:v>29.05</c:v>
                </c:pt>
                <c:pt idx="29">
                  <c:v>28.45</c:v>
                </c:pt>
                <c:pt idx="30">
                  <c:v>27.779999999999987</c:v>
                </c:pt>
                <c:pt idx="31">
                  <c:v>27.23</c:v>
                </c:pt>
                <c:pt idx="32">
                  <c:v>26.47</c:v>
                </c:pt>
                <c:pt idx="33">
                  <c:v>25.939999999999987</c:v>
                </c:pt>
                <c:pt idx="34">
                  <c:v>25.06</c:v>
                </c:pt>
                <c:pt idx="35">
                  <c:v>24.41</c:v>
                </c:pt>
                <c:pt idx="36">
                  <c:v>23.82</c:v>
                </c:pt>
                <c:pt idx="37">
                  <c:v>23.630000000000024</c:v>
                </c:pt>
                <c:pt idx="38">
                  <c:v>23.66</c:v>
                </c:pt>
                <c:pt idx="39">
                  <c:v>23.75</c:v>
                </c:pt>
                <c:pt idx="40">
                  <c:v>24.16</c:v>
                </c:pt>
                <c:pt idx="41">
                  <c:v>24.62</c:v>
                </c:pt>
                <c:pt idx="42">
                  <c:v>24.22</c:v>
                </c:pt>
                <c:pt idx="43">
                  <c:v>23.67</c:v>
                </c:pt>
                <c:pt idx="44">
                  <c:v>23.2</c:v>
                </c:pt>
                <c:pt idx="45">
                  <c:v>21.79</c:v>
                </c:pt>
                <c:pt idx="46">
                  <c:v>20.479999999999986</c:v>
                </c:pt>
                <c:pt idx="47">
                  <c:v>19.27</c:v>
                </c:pt>
                <c:pt idx="48">
                  <c:v>17.88</c:v>
                </c:pt>
                <c:pt idx="49">
                  <c:v>16.55</c:v>
                </c:pt>
                <c:pt idx="50">
                  <c:v>16.170000000000005</c:v>
                </c:pt>
                <c:pt idx="51">
                  <c:v>14.84</c:v>
                </c:pt>
                <c:pt idx="52">
                  <c:v>13.450000000000006</c:v>
                </c:pt>
                <c:pt idx="53">
                  <c:v>11.82</c:v>
                </c:pt>
                <c:pt idx="54">
                  <c:v>10.130000000000001</c:v>
                </c:pt>
                <c:pt idx="55">
                  <c:v>10</c:v>
                </c:pt>
                <c:pt idx="56">
                  <c:v>10</c:v>
                </c:pt>
                <c:pt idx="57">
                  <c:v>10</c:v>
                </c:pt>
                <c:pt idx="58">
                  <c:v>10</c:v>
                </c:pt>
                <c:pt idx="59">
                  <c:v>10</c:v>
                </c:pt>
                <c:pt idx="60">
                  <c:v>10.75</c:v>
                </c:pt>
                <c:pt idx="61">
                  <c:v>11.48</c:v>
                </c:pt>
                <c:pt idx="62">
                  <c:v>12.219999999999999</c:v>
                </c:pt>
                <c:pt idx="63">
                  <c:v>12.94</c:v>
                </c:pt>
                <c:pt idx="64">
                  <c:v>14.139999999999999</c:v>
                </c:pt>
                <c:pt idx="65">
                  <c:v>14.93</c:v>
                </c:pt>
                <c:pt idx="66">
                  <c:v>15.52</c:v>
                </c:pt>
                <c:pt idx="67">
                  <c:v>15.91</c:v>
                </c:pt>
                <c:pt idx="68">
                  <c:v>16.110000000000024</c:v>
                </c:pt>
                <c:pt idx="69">
                  <c:v>16.420000000000002</c:v>
                </c:pt>
                <c:pt idx="70">
                  <c:v>16.479999999999986</c:v>
                </c:pt>
                <c:pt idx="71">
                  <c:v>16.979999999999986</c:v>
                </c:pt>
                <c:pt idx="72">
                  <c:v>17.37</c:v>
                </c:pt>
                <c:pt idx="73">
                  <c:v>17.91</c:v>
                </c:pt>
                <c:pt idx="74">
                  <c:v>18.510000000000005</c:v>
                </c:pt>
                <c:pt idx="75">
                  <c:v>19.190000000000001</c:v>
                </c:pt>
                <c:pt idx="76">
                  <c:v>19.95</c:v>
                </c:pt>
                <c:pt idx="77">
                  <c:v>20.8</c:v>
                </c:pt>
                <c:pt idx="78">
                  <c:v>22.3</c:v>
                </c:pt>
                <c:pt idx="79">
                  <c:v>24.01</c:v>
                </c:pt>
                <c:pt idx="80">
                  <c:v>25.87</c:v>
                </c:pt>
                <c:pt idx="81">
                  <c:v>28.259999999999987</c:v>
                </c:pt>
                <c:pt idx="82">
                  <c:v>33.78</c:v>
                </c:pt>
                <c:pt idx="83">
                  <c:v>34.75</c:v>
                </c:pt>
                <c:pt idx="84">
                  <c:v>31.85</c:v>
                </c:pt>
                <c:pt idx="85">
                  <c:v>28.88</c:v>
                </c:pt>
                <c:pt idx="86">
                  <c:v>25.939999999999987</c:v>
                </c:pt>
                <c:pt idx="87">
                  <c:v>22.82</c:v>
                </c:pt>
                <c:pt idx="88">
                  <c:v>19.54</c:v>
                </c:pt>
                <c:pt idx="89">
                  <c:v>15.91</c:v>
                </c:pt>
                <c:pt idx="90">
                  <c:v>12.219999999999999</c:v>
                </c:pt>
                <c:pt idx="91">
                  <c:v>10</c:v>
                </c:pt>
                <c:pt idx="92">
                  <c:v>10</c:v>
                </c:pt>
                <c:pt idx="93">
                  <c:v>10</c:v>
                </c:pt>
                <c:pt idx="94">
                  <c:v>10</c:v>
                </c:pt>
                <c:pt idx="95">
                  <c:v>10</c:v>
                </c:pt>
                <c:pt idx="96">
                  <c:v>10</c:v>
                </c:pt>
                <c:pt idx="97">
                  <c:v>10</c:v>
                </c:pt>
                <c:pt idx="98">
                  <c:v>10</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12.52</c:v>
                </c:pt>
                <c:pt idx="121">
                  <c:v>15.209999999999999</c:v>
                </c:pt>
                <c:pt idx="122">
                  <c:v>17.779999999999987</c:v>
                </c:pt>
                <c:pt idx="123">
                  <c:v>20.260000000000002</c:v>
                </c:pt>
                <c:pt idx="124">
                  <c:v>21.919999999999987</c:v>
                </c:pt>
                <c:pt idx="125">
                  <c:v>23.130000000000024</c:v>
                </c:pt>
                <c:pt idx="126">
                  <c:v>24.310000000000024</c:v>
                </c:pt>
                <c:pt idx="127">
                  <c:v>25.47</c:v>
                </c:pt>
                <c:pt idx="128">
                  <c:v>26.610000000000024</c:v>
                </c:pt>
                <c:pt idx="129">
                  <c:v>27.72</c:v>
                </c:pt>
                <c:pt idx="130">
                  <c:v>28.82</c:v>
                </c:pt>
                <c:pt idx="131">
                  <c:v>29.91</c:v>
                </c:pt>
                <c:pt idx="132">
                  <c:v>31.02</c:v>
                </c:pt>
                <c:pt idx="133">
                  <c:v>31.29</c:v>
                </c:pt>
                <c:pt idx="134">
                  <c:v>31.479999999999986</c:v>
                </c:pt>
                <c:pt idx="135">
                  <c:v>31.71</c:v>
                </c:pt>
                <c:pt idx="136">
                  <c:v>32.07</c:v>
                </c:pt>
                <c:pt idx="137">
                  <c:v>32.54</c:v>
                </c:pt>
                <c:pt idx="138">
                  <c:v>33.07</c:v>
                </c:pt>
                <c:pt idx="139">
                  <c:v>33.660000000000011</c:v>
                </c:pt>
                <c:pt idx="140">
                  <c:v>34.36</c:v>
                </c:pt>
                <c:pt idx="141">
                  <c:v>34.89</c:v>
                </c:pt>
                <c:pt idx="142">
                  <c:v>36.07</c:v>
                </c:pt>
                <c:pt idx="143">
                  <c:v>37.270000000000003</c:v>
                </c:pt>
                <c:pt idx="144">
                  <c:v>37.449999999999996</c:v>
                </c:pt>
                <c:pt idx="145">
                  <c:v>37.630000000000003</c:v>
                </c:pt>
                <c:pt idx="146">
                  <c:v>37.92</c:v>
                </c:pt>
                <c:pt idx="147">
                  <c:v>38.309999999999995</c:v>
                </c:pt>
                <c:pt idx="148">
                  <c:v>38.74</c:v>
                </c:pt>
                <c:pt idx="149">
                  <c:v>39.18</c:v>
                </c:pt>
                <c:pt idx="150">
                  <c:v>40.230000000000011</c:v>
                </c:pt>
                <c:pt idx="151">
                  <c:v>41.37</c:v>
                </c:pt>
                <c:pt idx="152">
                  <c:v>43</c:v>
                </c:pt>
                <c:pt idx="153">
                  <c:v>43.809999999999995</c:v>
                </c:pt>
                <c:pt idx="154">
                  <c:v>44.67</c:v>
                </c:pt>
                <c:pt idx="155">
                  <c:v>45.660000000000011</c:v>
                </c:pt>
                <c:pt idx="156">
                  <c:v>47.120000000000012</c:v>
                </c:pt>
              </c:numCache>
            </c:numRef>
          </c:val>
        </c:ser>
        <c:ser>
          <c:idx val="5"/>
          <c:order val="5"/>
          <c:tx>
            <c:v>Clan F</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'7c'!$F$1:$F$158</c:f>
              <c:numCache>
                <c:formatCode>General</c:formatCode>
                <c:ptCount val="158"/>
                <c:pt idx="0">
                  <c:v>30</c:v>
                </c:pt>
                <c:pt idx="1">
                  <c:v>30.09</c:v>
                </c:pt>
                <c:pt idx="2">
                  <c:v>29.97</c:v>
                </c:pt>
                <c:pt idx="3">
                  <c:v>29.53</c:v>
                </c:pt>
                <c:pt idx="4">
                  <c:v>29.130000000000024</c:v>
                </c:pt>
                <c:pt idx="5">
                  <c:v>28.77</c:v>
                </c:pt>
                <c:pt idx="6">
                  <c:v>28.43</c:v>
                </c:pt>
                <c:pt idx="7">
                  <c:v>28.130000000000024</c:v>
                </c:pt>
                <c:pt idx="8">
                  <c:v>27.86</c:v>
                </c:pt>
                <c:pt idx="9">
                  <c:v>27.610000000000024</c:v>
                </c:pt>
                <c:pt idx="10">
                  <c:v>27.4</c:v>
                </c:pt>
                <c:pt idx="11">
                  <c:v>27.22</c:v>
                </c:pt>
                <c:pt idx="12">
                  <c:v>27.07</c:v>
                </c:pt>
                <c:pt idx="13">
                  <c:v>27.08</c:v>
                </c:pt>
                <c:pt idx="14">
                  <c:v>26.97</c:v>
                </c:pt>
                <c:pt idx="15">
                  <c:v>26.88</c:v>
                </c:pt>
                <c:pt idx="16">
                  <c:v>26.759999999999987</c:v>
                </c:pt>
                <c:pt idx="17">
                  <c:v>26.779999999999987</c:v>
                </c:pt>
                <c:pt idx="18">
                  <c:v>26.8</c:v>
                </c:pt>
                <c:pt idx="19">
                  <c:v>26.79</c:v>
                </c:pt>
                <c:pt idx="20">
                  <c:v>26.919999999999987</c:v>
                </c:pt>
                <c:pt idx="21">
                  <c:v>26.979999999999986</c:v>
                </c:pt>
                <c:pt idx="22">
                  <c:v>27.03</c:v>
                </c:pt>
                <c:pt idx="23">
                  <c:v>27.22</c:v>
                </c:pt>
                <c:pt idx="24">
                  <c:v>27.110000000000024</c:v>
                </c:pt>
                <c:pt idx="25">
                  <c:v>27.18</c:v>
                </c:pt>
                <c:pt idx="26">
                  <c:v>27.25</c:v>
                </c:pt>
                <c:pt idx="27">
                  <c:v>27.29</c:v>
                </c:pt>
                <c:pt idx="28">
                  <c:v>27.4</c:v>
                </c:pt>
                <c:pt idx="29">
                  <c:v>27.7</c:v>
                </c:pt>
                <c:pt idx="30">
                  <c:v>28.01</c:v>
                </c:pt>
                <c:pt idx="31">
                  <c:v>28.04</c:v>
                </c:pt>
                <c:pt idx="32">
                  <c:v>27.72</c:v>
                </c:pt>
                <c:pt idx="33">
                  <c:v>27.16</c:v>
                </c:pt>
                <c:pt idx="34">
                  <c:v>26.73</c:v>
                </c:pt>
                <c:pt idx="35">
                  <c:v>26.259999999999987</c:v>
                </c:pt>
                <c:pt idx="36">
                  <c:v>25.88</c:v>
                </c:pt>
                <c:pt idx="37">
                  <c:v>26.919999999999987</c:v>
                </c:pt>
                <c:pt idx="38">
                  <c:v>27.630000000000024</c:v>
                </c:pt>
                <c:pt idx="39">
                  <c:v>28.459999999999987</c:v>
                </c:pt>
                <c:pt idx="40">
                  <c:v>29.23</c:v>
                </c:pt>
                <c:pt idx="41">
                  <c:v>30.12</c:v>
                </c:pt>
                <c:pt idx="42">
                  <c:v>31.3</c:v>
                </c:pt>
                <c:pt idx="43">
                  <c:v>32.56</c:v>
                </c:pt>
                <c:pt idx="44">
                  <c:v>33.800000000000004</c:v>
                </c:pt>
                <c:pt idx="45">
                  <c:v>34.99</c:v>
                </c:pt>
                <c:pt idx="46">
                  <c:v>36.120000000000012</c:v>
                </c:pt>
                <c:pt idx="47">
                  <c:v>37.220000000000013</c:v>
                </c:pt>
                <c:pt idx="48">
                  <c:v>38.28</c:v>
                </c:pt>
                <c:pt idx="49">
                  <c:v>39.32</c:v>
                </c:pt>
                <c:pt idx="50">
                  <c:v>40.090000000000003</c:v>
                </c:pt>
                <c:pt idx="51">
                  <c:v>40.770000000000003</c:v>
                </c:pt>
                <c:pt idx="52">
                  <c:v>41.37</c:v>
                </c:pt>
                <c:pt idx="53">
                  <c:v>41.9</c:v>
                </c:pt>
                <c:pt idx="54">
                  <c:v>42.33</c:v>
                </c:pt>
                <c:pt idx="55">
                  <c:v>42.7</c:v>
                </c:pt>
                <c:pt idx="56">
                  <c:v>43.48</c:v>
                </c:pt>
                <c:pt idx="57">
                  <c:v>40.71</c:v>
                </c:pt>
                <c:pt idx="58">
                  <c:v>37.94</c:v>
                </c:pt>
                <c:pt idx="59">
                  <c:v>35.090000000000003</c:v>
                </c:pt>
                <c:pt idx="60">
                  <c:v>32.690000000000012</c:v>
                </c:pt>
                <c:pt idx="61">
                  <c:v>30.45</c:v>
                </c:pt>
                <c:pt idx="62">
                  <c:v>28.150000000000023</c:v>
                </c:pt>
                <c:pt idx="63">
                  <c:v>25.9</c:v>
                </c:pt>
                <c:pt idx="64">
                  <c:v>25.59</c:v>
                </c:pt>
                <c:pt idx="65">
                  <c:v>23.59</c:v>
                </c:pt>
                <c:pt idx="66">
                  <c:v>21.66</c:v>
                </c:pt>
                <c:pt idx="67">
                  <c:v>19.72</c:v>
                </c:pt>
                <c:pt idx="68">
                  <c:v>17.979999999999986</c:v>
                </c:pt>
                <c:pt idx="69">
                  <c:v>18.149999999999999</c:v>
                </c:pt>
                <c:pt idx="70">
                  <c:v>16.350000000000001</c:v>
                </c:pt>
                <c:pt idx="71">
                  <c:v>15.15</c:v>
                </c:pt>
                <c:pt idx="72">
                  <c:v>13.9</c:v>
                </c:pt>
                <c:pt idx="73">
                  <c:v>14.34</c:v>
                </c:pt>
                <c:pt idx="74">
                  <c:v>14.709999999999999</c:v>
                </c:pt>
                <c:pt idx="75">
                  <c:v>15.09</c:v>
                </c:pt>
                <c:pt idx="76">
                  <c:v>15.53</c:v>
                </c:pt>
                <c:pt idx="77">
                  <c:v>15.97</c:v>
                </c:pt>
                <c:pt idx="78">
                  <c:v>18.579999999999988</c:v>
                </c:pt>
                <c:pt idx="79">
                  <c:v>21.150000000000023</c:v>
                </c:pt>
                <c:pt idx="80">
                  <c:v>23.71</c:v>
                </c:pt>
                <c:pt idx="81">
                  <c:v>26.21</c:v>
                </c:pt>
                <c:pt idx="82">
                  <c:v>24.25</c:v>
                </c:pt>
                <c:pt idx="83">
                  <c:v>22.41</c:v>
                </c:pt>
                <c:pt idx="84">
                  <c:v>20.69</c:v>
                </c:pt>
                <c:pt idx="85">
                  <c:v>18.95</c:v>
                </c:pt>
                <c:pt idx="86">
                  <c:v>16.489999999999966</c:v>
                </c:pt>
                <c:pt idx="87">
                  <c:v>14.07</c:v>
                </c:pt>
                <c:pt idx="88">
                  <c:v>11.57</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10.01</c:v>
                </c:pt>
                <c:pt idx="104">
                  <c:v>10.040000000000001</c:v>
                </c:pt>
                <c:pt idx="105">
                  <c:v>10.07</c:v>
                </c:pt>
                <c:pt idx="106">
                  <c:v>11.719999999999999</c:v>
                </c:pt>
                <c:pt idx="107">
                  <c:v>13.219999999999999</c:v>
                </c:pt>
                <c:pt idx="108">
                  <c:v>13.6</c:v>
                </c:pt>
                <c:pt idx="109">
                  <c:v>13.19</c:v>
                </c:pt>
                <c:pt idx="110">
                  <c:v>12.94</c:v>
                </c:pt>
                <c:pt idx="111">
                  <c:v>12.719999999999999</c:v>
                </c:pt>
                <c:pt idx="112">
                  <c:v>12.53</c:v>
                </c:pt>
                <c:pt idx="113">
                  <c:v>12.43</c:v>
                </c:pt>
                <c:pt idx="114">
                  <c:v>12.4</c:v>
                </c:pt>
                <c:pt idx="115">
                  <c:v>12.42</c:v>
                </c:pt>
                <c:pt idx="116">
                  <c:v>12.219999999999999</c:v>
                </c:pt>
                <c:pt idx="117">
                  <c:v>12.219999999999999</c:v>
                </c:pt>
                <c:pt idx="118">
                  <c:v>12.209999999999999</c:v>
                </c:pt>
                <c:pt idx="119">
                  <c:v>12.209999999999999</c:v>
                </c:pt>
                <c:pt idx="120">
                  <c:v>15.84</c:v>
                </c:pt>
                <c:pt idx="121">
                  <c:v>19.610000000000024</c:v>
                </c:pt>
                <c:pt idx="122">
                  <c:v>23.45</c:v>
                </c:pt>
                <c:pt idx="123">
                  <c:v>27.279999999999987</c:v>
                </c:pt>
                <c:pt idx="124">
                  <c:v>31.650000000000023</c:v>
                </c:pt>
                <c:pt idx="125">
                  <c:v>31.7</c:v>
                </c:pt>
                <c:pt idx="126">
                  <c:v>31.810000000000024</c:v>
                </c:pt>
                <c:pt idx="127">
                  <c:v>31.97</c:v>
                </c:pt>
                <c:pt idx="128">
                  <c:v>32.18</c:v>
                </c:pt>
                <c:pt idx="129">
                  <c:v>32.44</c:v>
                </c:pt>
                <c:pt idx="130">
                  <c:v>32.75</c:v>
                </c:pt>
                <c:pt idx="131">
                  <c:v>33.1</c:v>
                </c:pt>
                <c:pt idx="132">
                  <c:v>33.43</c:v>
                </c:pt>
                <c:pt idx="133">
                  <c:v>35.43</c:v>
                </c:pt>
                <c:pt idx="134">
                  <c:v>35.690000000000012</c:v>
                </c:pt>
                <c:pt idx="135">
                  <c:v>35.96</c:v>
                </c:pt>
                <c:pt idx="136">
                  <c:v>36.18</c:v>
                </c:pt>
                <c:pt idx="137">
                  <c:v>36.67</c:v>
                </c:pt>
                <c:pt idx="138">
                  <c:v>37.160000000000011</c:v>
                </c:pt>
                <c:pt idx="139">
                  <c:v>37.660000000000011</c:v>
                </c:pt>
                <c:pt idx="140">
                  <c:v>38.120000000000012</c:v>
                </c:pt>
                <c:pt idx="141">
                  <c:v>38.590000000000003</c:v>
                </c:pt>
                <c:pt idx="142">
                  <c:v>39.08</c:v>
                </c:pt>
                <c:pt idx="143">
                  <c:v>39.61</c:v>
                </c:pt>
                <c:pt idx="144">
                  <c:v>41.63</c:v>
                </c:pt>
                <c:pt idx="145">
                  <c:v>42.08</c:v>
                </c:pt>
                <c:pt idx="146">
                  <c:v>42.56</c:v>
                </c:pt>
                <c:pt idx="147">
                  <c:v>43.06</c:v>
                </c:pt>
                <c:pt idx="148">
                  <c:v>44.98</c:v>
                </c:pt>
                <c:pt idx="149">
                  <c:v>45.48</c:v>
                </c:pt>
                <c:pt idx="150">
                  <c:v>45.98</c:v>
                </c:pt>
                <c:pt idx="151">
                  <c:v>46.46</c:v>
                </c:pt>
                <c:pt idx="152">
                  <c:v>46.97</c:v>
                </c:pt>
                <c:pt idx="153">
                  <c:v>48.760000000000012</c:v>
                </c:pt>
                <c:pt idx="154">
                  <c:v>49.3</c:v>
                </c:pt>
                <c:pt idx="155">
                  <c:v>49.89</c:v>
                </c:pt>
                <c:pt idx="156">
                  <c:v>50.53</c:v>
                </c:pt>
                <c:pt idx="157">
                  <c:v>48.879999999999995</c:v>
                </c:pt>
              </c:numCache>
            </c:numRef>
          </c:val>
        </c:ser>
        <c:ser>
          <c:idx val="6"/>
          <c:order val="6"/>
          <c:tx>
            <c:v>Clan G</c:v>
          </c:tx>
          <c:marker>
            <c:symbol val="none"/>
          </c:marker>
          <c:cat>
            <c:numRef>
              <c:f>'7c'!$R$1:$R$158</c:f>
              <c:numCache>
                <c:formatCode>General</c:formatCode>
                <c:ptCount val="15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numCache>
            </c:numRef>
          </c:cat>
          <c:val>
            <c:numRef>
              <c:f>'7c'!$G$1:$G$158</c:f>
              <c:numCache>
                <c:formatCode>General</c:formatCode>
                <c:ptCount val="158"/>
                <c:pt idx="0">
                  <c:v>30</c:v>
                </c:pt>
                <c:pt idx="1">
                  <c:v>28.89</c:v>
                </c:pt>
                <c:pt idx="2">
                  <c:v>27.29</c:v>
                </c:pt>
                <c:pt idx="3">
                  <c:v>25.73</c:v>
                </c:pt>
                <c:pt idx="4">
                  <c:v>24.19</c:v>
                </c:pt>
                <c:pt idx="5">
                  <c:v>22.68</c:v>
                </c:pt>
                <c:pt idx="6">
                  <c:v>21.21</c:v>
                </c:pt>
                <c:pt idx="7">
                  <c:v>19.75</c:v>
                </c:pt>
                <c:pt idx="8">
                  <c:v>18.329999999999988</c:v>
                </c:pt>
                <c:pt idx="9">
                  <c:v>16.920000000000002</c:v>
                </c:pt>
                <c:pt idx="10">
                  <c:v>15.54</c:v>
                </c:pt>
                <c:pt idx="11">
                  <c:v>14.18</c:v>
                </c:pt>
                <c:pt idx="12">
                  <c:v>12.83</c:v>
                </c:pt>
                <c:pt idx="13">
                  <c:v>11.65</c:v>
                </c:pt>
                <c:pt idx="14">
                  <c:v>10.47</c:v>
                </c:pt>
                <c:pt idx="15">
                  <c:v>10</c:v>
                </c:pt>
                <c:pt idx="16">
                  <c:v>10</c:v>
                </c:pt>
                <c:pt idx="17">
                  <c:v>10</c:v>
                </c:pt>
                <c:pt idx="18">
                  <c:v>10</c:v>
                </c:pt>
                <c:pt idx="19">
                  <c:v>10</c:v>
                </c:pt>
                <c:pt idx="20">
                  <c:v>10</c:v>
                </c:pt>
                <c:pt idx="21">
                  <c:v>10</c:v>
                </c:pt>
                <c:pt idx="22">
                  <c:v>10</c:v>
                </c:pt>
                <c:pt idx="23">
                  <c:v>10</c:v>
                </c:pt>
                <c:pt idx="24">
                  <c:v>10.98</c:v>
                </c:pt>
                <c:pt idx="25">
                  <c:v>10.89</c:v>
                </c:pt>
                <c:pt idx="26">
                  <c:v>11.11</c:v>
                </c:pt>
                <c:pt idx="27">
                  <c:v>11.68</c:v>
                </c:pt>
                <c:pt idx="28">
                  <c:v>12.52</c:v>
                </c:pt>
                <c:pt idx="29">
                  <c:v>13.57</c:v>
                </c:pt>
                <c:pt idx="30">
                  <c:v>14.850000000000012</c:v>
                </c:pt>
                <c:pt idx="31">
                  <c:v>15.4</c:v>
                </c:pt>
                <c:pt idx="32">
                  <c:v>14.239999999999998</c:v>
                </c:pt>
                <c:pt idx="33">
                  <c:v>13.82</c:v>
                </c:pt>
                <c:pt idx="34">
                  <c:v>13.75</c:v>
                </c:pt>
                <c:pt idx="35">
                  <c:v>14.1</c:v>
                </c:pt>
                <c:pt idx="36">
                  <c:v>13.97</c:v>
                </c:pt>
                <c:pt idx="37">
                  <c:v>14.05</c:v>
                </c:pt>
                <c:pt idx="38">
                  <c:v>14.52</c:v>
                </c:pt>
                <c:pt idx="39">
                  <c:v>15.11</c:v>
                </c:pt>
                <c:pt idx="40">
                  <c:v>17.14</c:v>
                </c:pt>
                <c:pt idx="41">
                  <c:v>18.64</c:v>
                </c:pt>
                <c:pt idx="42">
                  <c:v>20.25</c:v>
                </c:pt>
                <c:pt idx="43">
                  <c:v>22.1</c:v>
                </c:pt>
                <c:pt idx="44">
                  <c:v>23.99</c:v>
                </c:pt>
                <c:pt idx="45">
                  <c:v>25.86</c:v>
                </c:pt>
                <c:pt idx="46">
                  <c:v>27.67</c:v>
                </c:pt>
                <c:pt idx="47">
                  <c:v>29.49</c:v>
                </c:pt>
                <c:pt idx="48">
                  <c:v>31.330000000000005</c:v>
                </c:pt>
                <c:pt idx="49">
                  <c:v>33.17</c:v>
                </c:pt>
                <c:pt idx="50">
                  <c:v>35</c:v>
                </c:pt>
                <c:pt idx="51">
                  <c:v>36.879999999999995</c:v>
                </c:pt>
                <c:pt idx="52">
                  <c:v>38.720000000000013</c:v>
                </c:pt>
                <c:pt idx="53">
                  <c:v>40.480000000000004</c:v>
                </c:pt>
                <c:pt idx="54">
                  <c:v>42.15</c:v>
                </c:pt>
                <c:pt idx="55">
                  <c:v>43.760000000000012</c:v>
                </c:pt>
                <c:pt idx="56">
                  <c:v>45.44</c:v>
                </c:pt>
                <c:pt idx="57">
                  <c:v>47.120000000000012</c:v>
                </c:pt>
                <c:pt idx="58">
                  <c:v>48.86</c:v>
                </c:pt>
                <c:pt idx="59">
                  <c:v>50.65</c:v>
                </c:pt>
                <c:pt idx="60">
                  <c:v>52.620000000000012</c:v>
                </c:pt>
                <c:pt idx="61">
                  <c:v>54.65</c:v>
                </c:pt>
                <c:pt idx="62">
                  <c:v>56.74</c:v>
                </c:pt>
                <c:pt idx="63">
                  <c:v>58.92</c:v>
                </c:pt>
                <c:pt idx="64">
                  <c:v>61.05</c:v>
                </c:pt>
                <c:pt idx="65">
                  <c:v>62.28</c:v>
                </c:pt>
                <c:pt idx="66">
                  <c:v>63.52</c:v>
                </c:pt>
                <c:pt idx="67">
                  <c:v>64.790000000000006</c:v>
                </c:pt>
                <c:pt idx="68">
                  <c:v>66.09</c:v>
                </c:pt>
                <c:pt idx="69">
                  <c:v>67.36999999999999</c:v>
                </c:pt>
                <c:pt idx="70">
                  <c:v>68.61</c:v>
                </c:pt>
                <c:pt idx="71">
                  <c:v>69.89</c:v>
                </c:pt>
                <c:pt idx="72">
                  <c:v>71.2</c:v>
                </c:pt>
                <c:pt idx="73">
                  <c:v>72.53</c:v>
                </c:pt>
                <c:pt idx="74">
                  <c:v>73.849999999999994</c:v>
                </c:pt>
                <c:pt idx="75">
                  <c:v>75.16</c:v>
                </c:pt>
                <c:pt idx="76">
                  <c:v>76.48</c:v>
                </c:pt>
                <c:pt idx="77">
                  <c:v>77.819999999999993</c:v>
                </c:pt>
                <c:pt idx="78">
                  <c:v>79.149999999999991</c:v>
                </c:pt>
                <c:pt idx="79">
                  <c:v>80.52</c:v>
                </c:pt>
                <c:pt idx="80">
                  <c:v>81.910000000000025</c:v>
                </c:pt>
                <c:pt idx="81">
                  <c:v>83.26</c:v>
                </c:pt>
                <c:pt idx="82">
                  <c:v>83.13</c:v>
                </c:pt>
                <c:pt idx="83">
                  <c:v>83.16</c:v>
                </c:pt>
                <c:pt idx="84">
                  <c:v>81.760000000000005</c:v>
                </c:pt>
                <c:pt idx="85">
                  <c:v>80.540000000000006</c:v>
                </c:pt>
                <c:pt idx="86">
                  <c:v>79.55</c:v>
                </c:pt>
                <c:pt idx="87">
                  <c:v>78.790000000000006</c:v>
                </c:pt>
                <c:pt idx="88">
                  <c:v>78.23</c:v>
                </c:pt>
                <c:pt idx="89">
                  <c:v>77.89</c:v>
                </c:pt>
                <c:pt idx="90">
                  <c:v>77.739999999999995</c:v>
                </c:pt>
                <c:pt idx="91">
                  <c:v>77.709999999999994</c:v>
                </c:pt>
                <c:pt idx="92">
                  <c:v>77.78</c:v>
                </c:pt>
                <c:pt idx="93">
                  <c:v>77.92</c:v>
                </c:pt>
                <c:pt idx="94">
                  <c:v>78.290000000000006</c:v>
                </c:pt>
                <c:pt idx="95">
                  <c:v>78.55</c:v>
                </c:pt>
                <c:pt idx="96">
                  <c:v>78.86999999999999</c:v>
                </c:pt>
                <c:pt idx="97">
                  <c:v>79.86</c:v>
                </c:pt>
                <c:pt idx="98">
                  <c:v>80.7</c:v>
                </c:pt>
                <c:pt idx="99">
                  <c:v>82.2</c:v>
                </c:pt>
                <c:pt idx="100">
                  <c:v>83.22</c:v>
                </c:pt>
                <c:pt idx="101">
                  <c:v>84.26</c:v>
                </c:pt>
                <c:pt idx="102">
                  <c:v>85.32</c:v>
                </c:pt>
                <c:pt idx="103">
                  <c:v>86.66</c:v>
                </c:pt>
                <c:pt idx="104">
                  <c:v>87.72</c:v>
                </c:pt>
                <c:pt idx="105">
                  <c:v>88.81</c:v>
                </c:pt>
                <c:pt idx="106">
                  <c:v>89.86999999999999</c:v>
                </c:pt>
                <c:pt idx="107">
                  <c:v>90.910000000000025</c:v>
                </c:pt>
                <c:pt idx="108">
                  <c:v>91.93</c:v>
                </c:pt>
                <c:pt idx="109">
                  <c:v>93.04</c:v>
                </c:pt>
                <c:pt idx="110">
                  <c:v>94.19</c:v>
                </c:pt>
                <c:pt idx="111">
                  <c:v>95.36999999999999</c:v>
                </c:pt>
                <c:pt idx="112">
                  <c:v>96.58</c:v>
                </c:pt>
                <c:pt idx="113">
                  <c:v>97.81</c:v>
                </c:pt>
                <c:pt idx="114">
                  <c:v>99.05</c:v>
                </c:pt>
                <c:pt idx="115">
                  <c:v>100</c:v>
                </c:pt>
                <c:pt idx="116">
                  <c:v>100</c:v>
                </c:pt>
                <c:pt idx="117">
                  <c:v>100</c:v>
                </c:pt>
                <c:pt idx="118">
                  <c:v>100</c:v>
                </c:pt>
                <c:pt idx="119">
                  <c:v>100</c:v>
                </c:pt>
              </c:numCache>
            </c:numRef>
          </c:val>
        </c:ser>
        <c:marker val="1"/>
        <c:axId val="60232064"/>
        <c:axId val="60233984"/>
      </c:lineChart>
      <c:catAx>
        <c:axId val="60232064"/>
        <c:scaling>
          <c:orientation val="minMax"/>
        </c:scaling>
        <c:axPos val="b"/>
        <c:title>
          <c:tx>
            <c:rich>
              <a:bodyPr/>
              <a:lstStyle/>
              <a:p>
                <a:pPr>
                  <a:defRPr/>
                </a:pPr>
                <a:r>
                  <a:rPr lang="en-US" sz="1200"/>
                  <a:t>Turns</a:t>
                </a:r>
              </a:p>
            </c:rich>
          </c:tx>
          <c:layout>
            <c:manualLayout>
              <c:xMode val="edge"/>
              <c:yMode val="edge"/>
              <c:x val="0.88610105629129254"/>
              <c:y val="0.86593712076313045"/>
            </c:manualLayout>
          </c:layout>
        </c:title>
        <c:numFmt formatCode="General" sourceLinked="1"/>
        <c:tickLblPos val="nextTo"/>
        <c:crossAx val="60233984"/>
        <c:crossesAt val="0"/>
        <c:auto val="1"/>
        <c:lblAlgn val="ctr"/>
        <c:lblOffset val="50"/>
        <c:tickLblSkip val="5"/>
        <c:tickMarkSkip val="5"/>
      </c:catAx>
      <c:valAx>
        <c:axId val="60233984"/>
        <c:scaling>
          <c:orientation val="minMax"/>
          <c:max val="100"/>
          <c:min val="0"/>
        </c:scaling>
        <c:axPos val="l"/>
        <c:majorGridlines/>
        <c:numFmt formatCode="General" sourceLinked="1"/>
        <c:tickLblPos val="nextTo"/>
        <c:crossAx val="60232064"/>
        <c:crosses val="autoZero"/>
        <c:crossBetween val="between"/>
      </c:valAx>
    </c:plotArea>
    <c:legend>
      <c:legendPos val="r"/>
      <c:layout>
        <c:manualLayout>
          <c:xMode val="edge"/>
          <c:yMode val="edge"/>
          <c:x val="0.88021768078337659"/>
          <c:y val="0.18624079248158532"/>
          <c:w val="0.11672434094188505"/>
          <c:h val="0.52607738548810434"/>
        </c:manualLayout>
      </c:layout>
    </c:legend>
    <c:plotVisOnly val="1"/>
    <c:dispBlanksAs val="gap"/>
  </c:chart>
  <c:externalData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2.4027310091061811E-2"/>
          <c:y val="1.5009454463353385E-2"/>
        </c:manualLayout>
      </c:layout>
    </c:title>
    <c:plotArea>
      <c:layout>
        <c:manualLayout>
          <c:layoutTarget val="inner"/>
          <c:xMode val="edge"/>
          <c:yMode val="edge"/>
          <c:x val="4.8143460215336324E-2"/>
          <c:y val="8.5586622713375596E-2"/>
          <c:w val="0.77672785274831246"/>
          <c:h val="0.83141908779840701"/>
        </c:manualLayout>
      </c:layout>
      <c:lineChart>
        <c:grouping val="standard"/>
        <c:ser>
          <c:idx val="0"/>
          <c:order val="0"/>
          <c:tx>
            <c:v>Clan A</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'10c'!$A$1:$A$184</c:f>
              <c:numCache>
                <c:formatCode>General</c:formatCode>
                <c:ptCount val="184"/>
                <c:pt idx="0">
                  <c:v>30</c:v>
                </c:pt>
                <c:pt idx="1">
                  <c:v>29.73</c:v>
                </c:pt>
                <c:pt idx="2">
                  <c:v>29.05</c:v>
                </c:pt>
                <c:pt idx="3">
                  <c:v>26.85</c:v>
                </c:pt>
                <c:pt idx="4">
                  <c:v>24.74</c:v>
                </c:pt>
                <c:pt idx="5">
                  <c:v>22.919999999999987</c:v>
                </c:pt>
                <c:pt idx="6">
                  <c:v>21.18</c:v>
                </c:pt>
                <c:pt idx="7">
                  <c:v>19.3</c:v>
                </c:pt>
                <c:pt idx="8">
                  <c:v>17.489999999999966</c:v>
                </c:pt>
                <c:pt idx="9">
                  <c:v>15.92</c:v>
                </c:pt>
                <c:pt idx="10">
                  <c:v>14.4</c:v>
                </c:pt>
                <c:pt idx="11">
                  <c:v>12.93</c:v>
                </c:pt>
                <c:pt idx="12">
                  <c:v>11.5</c:v>
                </c:pt>
                <c:pt idx="13">
                  <c:v>10.32</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10.39</c:v>
                </c:pt>
                <c:pt idx="51">
                  <c:v>10</c:v>
                </c:pt>
                <c:pt idx="52">
                  <c:v>11.16</c:v>
                </c:pt>
                <c:pt idx="53">
                  <c:v>10.08</c:v>
                </c:pt>
                <c:pt idx="54">
                  <c:v>10</c:v>
                </c:pt>
                <c:pt idx="55">
                  <c:v>10.7</c:v>
                </c:pt>
                <c:pt idx="56">
                  <c:v>14.16</c:v>
                </c:pt>
                <c:pt idx="57">
                  <c:v>15.31</c:v>
                </c:pt>
                <c:pt idx="58">
                  <c:v>18.43</c:v>
                </c:pt>
                <c:pt idx="59">
                  <c:v>21.68</c:v>
                </c:pt>
                <c:pt idx="60">
                  <c:v>24.75</c:v>
                </c:pt>
                <c:pt idx="61">
                  <c:v>27.51</c:v>
                </c:pt>
                <c:pt idx="62">
                  <c:v>30.130000000000024</c:v>
                </c:pt>
                <c:pt idx="63">
                  <c:v>33.25</c:v>
                </c:pt>
                <c:pt idx="64">
                  <c:v>36.17</c:v>
                </c:pt>
                <c:pt idx="65">
                  <c:v>40.53</c:v>
                </c:pt>
                <c:pt idx="66">
                  <c:v>42.849999999999994</c:v>
                </c:pt>
                <c:pt idx="67">
                  <c:v>46.61</c:v>
                </c:pt>
                <c:pt idx="68">
                  <c:v>48.59</c:v>
                </c:pt>
                <c:pt idx="69">
                  <c:v>50.46</c:v>
                </c:pt>
                <c:pt idx="70">
                  <c:v>52.86</c:v>
                </c:pt>
                <c:pt idx="71">
                  <c:v>55.18</c:v>
                </c:pt>
                <c:pt idx="72">
                  <c:v>58.849999999999994</c:v>
                </c:pt>
                <c:pt idx="73">
                  <c:v>60.93</c:v>
                </c:pt>
                <c:pt idx="74">
                  <c:v>62.93</c:v>
                </c:pt>
                <c:pt idx="75">
                  <c:v>64.84</c:v>
                </c:pt>
                <c:pt idx="76">
                  <c:v>66.679999999999978</c:v>
                </c:pt>
                <c:pt idx="77">
                  <c:v>68.34</c:v>
                </c:pt>
                <c:pt idx="78">
                  <c:v>68.290000000000006</c:v>
                </c:pt>
                <c:pt idx="79">
                  <c:v>68.400000000000006</c:v>
                </c:pt>
                <c:pt idx="80">
                  <c:v>68.59</c:v>
                </c:pt>
                <c:pt idx="81">
                  <c:v>68.86999999999999</c:v>
                </c:pt>
                <c:pt idx="82">
                  <c:v>69.22</c:v>
                </c:pt>
                <c:pt idx="83">
                  <c:v>69.77</c:v>
                </c:pt>
                <c:pt idx="84">
                  <c:v>70.38</c:v>
                </c:pt>
                <c:pt idx="85">
                  <c:v>71.05</c:v>
                </c:pt>
                <c:pt idx="86">
                  <c:v>71.78</c:v>
                </c:pt>
                <c:pt idx="87">
                  <c:v>72.77</c:v>
                </c:pt>
                <c:pt idx="88">
                  <c:v>73.8</c:v>
                </c:pt>
                <c:pt idx="89">
                  <c:v>74.86</c:v>
                </c:pt>
                <c:pt idx="90">
                  <c:v>75.98</c:v>
                </c:pt>
                <c:pt idx="91">
                  <c:v>77.14</c:v>
                </c:pt>
                <c:pt idx="92">
                  <c:v>78.34</c:v>
                </c:pt>
                <c:pt idx="93">
                  <c:v>76.900000000000006</c:v>
                </c:pt>
                <c:pt idx="94">
                  <c:v>75.75</c:v>
                </c:pt>
                <c:pt idx="95">
                  <c:v>74.84</c:v>
                </c:pt>
                <c:pt idx="96">
                  <c:v>74.16</c:v>
                </c:pt>
                <c:pt idx="97">
                  <c:v>73.510000000000005</c:v>
                </c:pt>
                <c:pt idx="98">
                  <c:v>72.86999999999999</c:v>
                </c:pt>
                <c:pt idx="99">
                  <c:v>72.52</c:v>
                </c:pt>
                <c:pt idx="100">
                  <c:v>72.149999999999991</c:v>
                </c:pt>
                <c:pt idx="101">
                  <c:v>71.8</c:v>
                </c:pt>
                <c:pt idx="102">
                  <c:v>71.489999999999995</c:v>
                </c:pt>
                <c:pt idx="103">
                  <c:v>71.03</c:v>
                </c:pt>
                <c:pt idx="104">
                  <c:v>70.64</c:v>
                </c:pt>
                <c:pt idx="105">
                  <c:v>70.290000000000006</c:v>
                </c:pt>
                <c:pt idx="106">
                  <c:v>69.959999999999994</c:v>
                </c:pt>
                <c:pt idx="107">
                  <c:v>69.649999999999991</c:v>
                </c:pt>
                <c:pt idx="108">
                  <c:v>69.239999999999995</c:v>
                </c:pt>
                <c:pt idx="109">
                  <c:v>68.959999999999994</c:v>
                </c:pt>
                <c:pt idx="110">
                  <c:v>68.73</c:v>
                </c:pt>
                <c:pt idx="111">
                  <c:v>68.83</c:v>
                </c:pt>
                <c:pt idx="112">
                  <c:v>69.34</c:v>
                </c:pt>
                <c:pt idx="113">
                  <c:v>69.98</c:v>
                </c:pt>
                <c:pt idx="114">
                  <c:v>70.48</c:v>
                </c:pt>
                <c:pt idx="115">
                  <c:v>71.540000000000006</c:v>
                </c:pt>
                <c:pt idx="116">
                  <c:v>72.84</c:v>
                </c:pt>
                <c:pt idx="117">
                  <c:v>74.31</c:v>
                </c:pt>
                <c:pt idx="118">
                  <c:v>74.940000000000026</c:v>
                </c:pt>
                <c:pt idx="119">
                  <c:v>75.66</c:v>
                </c:pt>
                <c:pt idx="120">
                  <c:v>76.48</c:v>
                </c:pt>
                <c:pt idx="121">
                  <c:v>77.400000000000006</c:v>
                </c:pt>
                <c:pt idx="122">
                  <c:v>79.05</c:v>
                </c:pt>
                <c:pt idx="123">
                  <c:v>80.06</c:v>
                </c:pt>
                <c:pt idx="124">
                  <c:v>81.169999999999987</c:v>
                </c:pt>
                <c:pt idx="125">
                  <c:v>82.36999999999999</c:v>
                </c:pt>
                <c:pt idx="126">
                  <c:v>83.679999999999978</c:v>
                </c:pt>
                <c:pt idx="127">
                  <c:v>85.08</c:v>
                </c:pt>
                <c:pt idx="128">
                  <c:v>86.59</c:v>
                </c:pt>
                <c:pt idx="129">
                  <c:v>88.2</c:v>
                </c:pt>
                <c:pt idx="130">
                  <c:v>89.86</c:v>
                </c:pt>
                <c:pt idx="131">
                  <c:v>91.45</c:v>
                </c:pt>
                <c:pt idx="132">
                  <c:v>92.93</c:v>
                </c:pt>
                <c:pt idx="133">
                  <c:v>94.36999999999999</c:v>
                </c:pt>
                <c:pt idx="134">
                  <c:v>95.79</c:v>
                </c:pt>
                <c:pt idx="135">
                  <c:v>97.01</c:v>
                </c:pt>
                <c:pt idx="136">
                  <c:v>98.28</c:v>
                </c:pt>
                <c:pt idx="137">
                  <c:v>99.52</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99.61999999999999</c:v>
                </c:pt>
                <c:pt idx="151">
                  <c:v>99.73</c:v>
                </c:pt>
                <c:pt idx="152">
                  <c:v>99.83</c:v>
                </c:pt>
                <c:pt idx="153">
                  <c:v>99.95</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99.58</c:v>
                </c:pt>
                <c:pt idx="169">
                  <c:v>99.490000000000023</c:v>
                </c:pt>
                <c:pt idx="170">
                  <c:v>98.45</c:v>
                </c:pt>
                <c:pt idx="171">
                  <c:v>97.98</c:v>
                </c:pt>
                <c:pt idx="172">
                  <c:v>97.54</c:v>
                </c:pt>
                <c:pt idx="173">
                  <c:v>97.59</c:v>
                </c:pt>
                <c:pt idx="174">
                  <c:v>97.66</c:v>
                </c:pt>
                <c:pt idx="175">
                  <c:v>97.88</c:v>
                </c:pt>
                <c:pt idx="176">
                  <c:v>98.1</c:v>
                </c:pt>
                <c:pt idx="177">
                  <c:v>98.6</c:v>
                </c:pt>
                <c:pt idx="178">
                  <c:v>99.09</c:v>
                </c:pt>
                <c:pt idx="179">
                  <c:v>99.61</c:v>
                </c:pt>
                <c:pt idx="180">
                  <c:v>100</c:v>
                </c:pt>
                <c:pt idx="181">
                  <c:v>100</c:v>
                </c:pt>
                <c:pt idx="182">
                  <c:v>100</c:v>
                </c:pt>
                <c:pt idx="183">
                  <c:v>99.179999999999978</c:v>
                </c:pt>
              </c:numCache>
            </c:numRef>
          </c:val>
        </c:ser>
        <c:ser>
          <c:idx val="1"/>
          <c:order val="1"/>
          <c:tx>
            <c:v>Clan B</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'10c'!$B$1:$B$184</c:f>
              <c:numCache>
                <c:formatCode>General</c:formatCode>
                <c:ptCount val="184"/>
                <c:pt idx="0">
                  <c:v>30</c:v>
                </c:pt>
                <c:pt idx="1">
                  <c:v>30.05</c:v>
                </c:pt>
                <c:pt idx="2">
                  <c:v>29.89</c:v>
                </c:pt>
                <c:pt idx="3">
                  <c:v>29.1</c:v>
                </c:pt>
                <c:pt idx="4">
                  <c:v>28.37</c:v>
                </c:pt>
                <c:pt idx="5">
                  <c:v>27.630000000000024</c:v>
                </c:pt>
                <c:pt idx="6">
                  <c:v>26.959999999999987</c:v>
                </c:pt>
                <c:pt idx="7">
                  <c:v>26.34</c:v>
                </c:pt>
                <c:pt idx="8">
                  <c:v>25.779999999999987</c:v>
                </c:pt>
                <c:pt idx="9">
                  <c:v>26</c:v>
                </c:pt>
                <c:pt idx="10">
                  <c:v>26.01</c:v>
                </c:pt>
                <c:pt idx="11">
                  <c:v>25.9</c:v>
                </c:pt>
                <c:pt idx="12">
                  <c:v>25.74</c:v>
                </c:pt>
                <c:pt idx="13">
                  <c:v>26.37</c:v>
                </c:pt>
                <c:pt idx="14">
                  <c:v>26.939999999999987</c:v>
                </c:pt>
                <c:pt idx="15">
                  <c:v>27.52</c:v>
                </c:pt>
                <c:pt idx="16">
                  <c:v>28.2</c:v>
                </c:pt>
                <c:pt idx="17">
                  <c:v>29.32</c:v>
                </c:pt>
                <c:pt idx="18">
                  <c:v>30.43</c:v>
                </c:pt>
                <c:pt idx="19">
                  <c:v>31.53</c:v>
                </c:pt>
                <c:pt idx="20">
                  <c:v>32.200000000000003</c:v>
                </c:pt>
                <c:pt idx="21">
                  <c:v>32.910000000000004</c:v>
                </c:pt>
                <c:pt idx="22">
                  <c:v>33.99</c:v>
                </c:pt>
                <c:pt idx="23">
                  <c:v>34.980000000000004</c:v>
                </c:pt>
                <c:pt idx="24">
                  <c:v>36.230000000000011</c:v>
                </c:pt>
                <c:pt idx="25">
                  <c:v>37.379999999999995</c:v>
                </c:pt>
                <c:pt idx="26">
                  <c:v>39</c:v>
                </c:pt>
                <c:pt idx="27">
                  <c:v>40.809999999999995</c:v>
                </c:pt>
                <c:pt idx="28">
                  <c:v>42.58</c:v>
                </c:pt>
                <c:pt idx="29">
                  <c:v>44.290000000000013</c:v>
                </c:pt>
                <c:pt idx="30">
                  <c:v>45.6</c:v>
                </c:pt>
                <c:pt idx="31">
                  <c:v>47.04</c:v>
                </c:pt>
                <c:pt idx="32">
                  <c:v>48.379999999999995</c:v>
                </c:pt>
                <c:pt idx="33">
                  <c:v>49.49</c:v>
                </c:pt>
                <c:pt idx="34">
                  <c:v>50.37</c:v>
                </c:pt>
                <c:pt idx="35">
                  <c:v>51.01</c:v>
                </c:pt>
                <c:pt idx="36">
                  <c:v>51.56</c:v>
                </c:pt>
                <c:pt idx="37">
                  <c:v>52.15</c:v>
                </c:pt>
                <c:pt idx="38">
                  <c:v>52.68</c:v>
                </c:pt>
                <c:pt idx="39">
                  <c:v>53.15</c:v>
                </c:pt>
                <c:pt idx="40">
                  <c:v>53.849999999999994</c:v>
                </c:pt>
                <c:pt idx="41">
                  <c:v>54.54</c:v>
                </c:pt>
                <c:pt idx="42">
                  <c:v>55.82</c:v>
                </c:pt>
                <c:pt idx="43">
                  <c:v>56.89</c:v>
                </c:pt>
                <c:pt idx="44">
                  <c:v>57.93</c:v>
                </c:pt>
                <c:pt idx="45">
                  <c:v>58.98</c:v>
                </c:pt>
                <c:pt idx="46">
                  <c:v>60.03</c:v>
                </c:pt>
                <c:pt idx="47">
                  <c:v>61.09</c:v>
                </c:pt>
                <c:pt idx="48">
                  <c:v>62.28</c:v>
                </c:pt>
                <c:pt idx="49">
                  <c:v>63.42</c:v>
                </c:pt>
                <c:pt idx="50">
                  <c:v>64.790000000000006</c:v>
                </c:pt>
                <c:pt idx="51">
                  <c:v>65.78</c:v>
                </c:pt>
                <c:pt idx="52">
                  <c:v>67.040000000000006</c:v>
                </c:pt>
                <c:pt idx="53">
                  <c:v>67.959999999999994</c:v>
                </c:pt>
                <c:pt idx="54">
                  <c:v>68.849999999999994</c:v>
                </c:pt>
                <c:pt idx="55">
                  <c:v>69.900000000000006</c:v>
                </c:pt>
                <c:pt idx="56">
                  <c:v>71.31</c:v>
                </c:pt>
                <c:pt idx="57">
                  <c:v>72.25</c:v>
                </c:pt>
                <c:pt idx="58">
                  <c:v>73.179999999999978</c:v>
                </c:pt>
                <c:pt idx="59">
                  <c:v>74.05</c:v>
                </c:pt>
                <c:pt idx="60">
                  <c:v>74.81</c:v>
                </c:pt>
                <c:pt idx="61">
                  <c:v>75.56</c:v>
                </c:pt>
                <c:pt idx="62">
                  <c:v>76.260000000000005</c:v>
                </c:pt>
                <c:pt idx="63">
                  <c:v>76.84</c:v>
                </c:pt>
                <c:pt idx="64">
                  <c:v>77.36</c:v>
                </c:pt>
                <c:pt idx="65">
                  <c:v>78.83</c:v>
                </c:pt>
                <c:pt idx="66">
                  <c:v>79.39</c:v>
                </c:pt>
                <c:pt idx="67">
                  <c:v>80.88</c:v>
                </c:pt>
                <c:pt idx="68">
                  <c:v>81.39</c:v>
                </c:pt>
                <c:pt idx="69">
                  <c:v>81.900000000000006</c:v>
                </c:pt>
                <c:pt idx="70">
                  <c:v>82.4</c:v>
                </c:pt>
                <c:pt idx="71">
                  <c:v>82.9</c:v>
                </c:pt>
                <c:pt idx="72">
                  <c:v>84.42</c:v>
                </c:pt>
                <c:pt idx="73">
                  <c:v>84.86</c:v>
                </c:pt>
                <c:pt idx="74">
                  <c:v>85.3</c:v>
                </c:pt>
                <c:pt idx="75">
                  <c:v>85.88</c:v>
                </c:pt>
                <c:pt idx="76">
                  <c:v>86.43</c:v>
                </c:pt>
                <c:pt idx="77">
                  <c:v>87.02</c:v>
                </c:pt>
                <c:pt idx="78">
                  <c:v>86.02</c:v>
                </c:pt>
                <c:pt idx="79">
                  <c:v>85.05</c:v>
                </c:pt>
                <c:pt idx="80">
                  <c:v>84.14</c:v>
                </c:pt>
                <c:pt idx="81">
                  <c:v>83.31</c:v>
                </c:pt>
                <c:pt idx="82">
                  <c:v>82.54</c:v>
                </c:pt>
                <c:pt idx="83">
                  <c:v>81.900000000000006</c:v>
                </c:pt>
                <c:pt idx="84">
                  <c:v>81.33</c:v>
                </c:pt>
                <c:pt idx="85">
                  <c:v>80.83</c:v>
                </c:pt>
                <c:pt idx="86">
                  <c:v>80.410000000000025</c:v>
                </c:pt>
                <c:pt idx="87">
                  <c:v>80.149999999999991</c:v>
                </c:pt>
                <c:pt idx="88">
                  <c:v>79.97</c:v>
                </c:pt>
                <c:pt idx="89">
                  <c:v>79.930000000000007</c:v>
                </c:pt>
                <c:pt idx="90">
                  <c:v>79.97</c:v>
                </c:pt>
                <c:pt idx="91">
                  <c:v>80.099999999999994</c:v>
                </c:pt>
                <c:pt idx="92">
                  <c:v>80.33</c:v>
                </c:pt>
                <c:pt idx="93">
                  <c:v>83.13</c:v>
                </c:pt>
                <c:pt idx="94">
                  <c:v>85.35</c:v>
                </c:pt>
                <c:pt idx="95">
                  <c:v>87.57</c:v>
                </c:pt>
                <c:pt idx="96">
                  <c:v>89.8</c:v>
                </c:pt>
                <c:pt idx="97">
                  <c:v>91.669999999999987</c:v>
                </c:pt>
                <c:pt idx="98">
                  <c:v>93.64</c:v>
                </c:pt>
                <c:pt idx="99">
                  <c:v>95.88</c:v>
                </c:pt>
                <c:pt idx="100">
                  <c:v>98.09</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98.11999999999999</c:v>
                </c:pt>
                <c:pt idx="136">
                  <c:v>96.14</c:v>
                </c:pt>
                <c:pt idx="137">
                  <c:v>94.13</c:v>
                </c:pt>
                <c:pt idx="138">
                  <c:v>92.08</c:v>
                </c:pt>
                <c:pt idx="139">
                  <c:v>90.210000000000022</c:v>
                </c:pt>
                <c:pt idx="140">
                  <c:v>88.410000000000025</c:v>
                </c:pt>
                <c:pt idx="141">
                  <c:v>86.679999999999978</c:v>
                </c:pt>
                <c:pt idx="142">
                  <c:v>86.04</c:v>
                </c:pt>
                <c:pt idx="143">
                  <c:v>85.940000000000026</c:v>
                </c:pt>
                <c:pt idx="144">
                  <c:v>85.25</c:v>
                </c:pt>
                <c:pt idx="145">
                  <c:v>84.679999999999978</c:v>
                </c:pt>
                <c:pt idx="146">
                  <c:v>81.169999999999987</c:v>
                </c:pt>
                <c:pt idx="147">
                  <c:v>77.89</c:v>
                </c:pt>
                <c:pt idx="148">
                  <c:v>74.790000000000006</c:v>
                </c:pt>
                <c:pt idx="149">
                  <c:v>71.69</c:v>
                </c:pt>
                <c:pt idx="150">
                  <c:v>68.42</c:v>
                </c:pt>
                <c:pt idx="151">
                  <c:v>65.8</c:v>
                </c:pt>
                <c:pt idx="152">
                  <c:v>62.53</c:v>
                </c:pt>
                <c:pt idx="153">
                  <c:v>59.18</c:v>
                </c:pt>
                <c:pt idx="154">
                  <c:v>57.09</c:v>
                </c:pt>
                <c:pt idx="155">
                  <c:v>54.15</c:v>
                </c:pt>
                <c:pt idx="156">
                  <c:v>51.120000000000012</c:v>
                </c:pt>
                <c:pt idx="157">
                  <c:v>47.99</c:v>
                </c:pt>
                <c:pt idx="158">
                  <c:v>44.75</c:v>
                </c:pt>
                <c:pt idx="159">
                  <c:v>41.449999999999996</c:v>
                </c:pt>
                <c:pt idx="160">
                  <c:v>37.93</c:v>
                </c:pt>
                <c:pt idx="161">
                  <c:v>35.6</c:v>
                </c:pt>
                <c:pt idx="162">
                  <c:v>31.66</c:v>
                </c:pt>
                <c:pt idx="163">
                  <c:v>27.49</c:v>
                </c:pt>
                <c:pt idx="164">
                  <c:v>24.2</c:v>
                </c:pt>
                <c:pt idx="165">
                  <c:v>21.85</c:v>
                </c:pt>
                <c:pt idx="166">
                  <c:v>18.07</c:v>
                </c:pt>
                <c:pt idx="167">
                  <c:v>14.04</c:v>
                </c:pt>
                <c:pt idx="168">
                  <c:v>10.98</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numCache>
            </c:numRef>
          </c:val>
        </c:ser>
        <c:ser>
          <c:idx val="2"/>
          <c:order val="2"/>
          <c:tx>
            <c:v>Clan C</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'10c'!$C$1:$C$184</c:f>
              <c:numCache>
                <c:formatCode>General</c:formatCode>
                <c:ptCount val="184"/>
                <c:pt idx="0">
                  <c:v>30</c:v>
                </c:pt>
                <c:pt idx="1">
                  <c:v>30.52</c:v>
                </c:pt>
                <c:pt idx="2">
                  <c:v>30.650000000000023</c:v>
                </c:pt>
                <c:pt idx="3">
                  <c:v>30.39</c:v>
                </c:pt>
                <c:pt idx="4">
                  <c:v>29.71</c:v>
                </c:pt>
                <c:pt idx="5">
                  <c:v>29.24</c:v>
                </c:pt>
                <c:pt idx="6">
                  <c:v>28.610000000000024</c:v>
                </c:pt>
                <c:pt idx="7">
                  <c:v>28.01</c:v>
                </c:pt>
                <c:pt idx="8">
                  <c:v>27.439999999999987</c:v>
                </c:pt>
                <c:pt idx="9">
                  <c:v>26.75</c:v>
                </c:pt>
                <c:pt idx="10">
                  <c:v>26.08</c:v>
                </c:pt>
                <c:pt idx="11">
                  <c:v>25.439999999999987</c:v>
                </c:pt>
                <c:pt idx="12">
                  <c:v>24.82</c:v>
                </c:pt>
                <c:pt idx="13">
                  <c:v>24.05</c:v>
                </c:pt>
                <c:pt idx="14">
                  <c:v>23.27</c:v>
                </c:pt>
                <c:pt idx="15">
                  <c:v>22.51</c:v>
                </c:pt>
                <c:pt idx="16">
                  <c:v>21.759999999999987</c:v>
                </c:pt>
                <c:pt idx="17">
                  <c:v>21.29</c:v>
                </c:pt>
                <c:pt idx="18">
                  <c:v>20.86</c:v>
                </c:pt>
                <c:pt idx="19">
                  <c:v>20.23</c:v>
                </c:pt>
                <c:pt idx="20">
                  <c:v>19.309999999999999</c:v>
                </c:pt>
                <c:pt idx="21">
                  <c:v>18.329999999999988</c:v>
                </c:pt>
                <c:pt idx="22">
                  <c:v>17.489999999999966</c:v>
                </c:pt>
                <c:pt idx="23">
                  <c:v>16.630000000000024</c:v>
                </c:pt>
                <c:pt idx="24">
                  <c:v>15.9</c:v>
                </c:pt>
                <c:pt idx="25">
                  <c:v>15.25</c:v>
                </c:pt>
                <c:pt idx="26">
                  <c:v>14.96</c:v>
                </c:pt>
                <c:pt idx="27">
                  <c:v>14.88</c:v>
                </c:pt>
                <c:pt idx="28">
                  <c:v>14.75</c:v>
                </c:pt>
                <c:pt idx="29">
                  <c:v>14.7</c:v>
                </c:pt>
                <c:pt idx="30">
                  <c:v>15.02</c:v>
                </c:pt>
                <c:pt idx="31">
                  <c:v>15.38</c:v>
                </c:pt>
                <c:pt idx="32">
                  <c:v>15.84</c:v>
                </c:pt>
                <c:pt idx="33">
                  <c:v>16.559999999999999</c:v>
                </c:pt>
                <c:pt idx="34">
                  <c:v>17.16</c:v>
                </c:pt>
                <c:pt idx="35">
                  <c:v>18</c:v>
                </c:pt>
                <c:pt idx="36">
                  <c:v>19.14</c:v>
                </c:pt>
                <c:pt idx="37">
                  <c:v>20.610000000000024</c:v>
                </c:pt>
                <c:pt idx="38">
                  <c:v>22.19</c:v>
                </c:pt>
                <c:pt idx="39">
                  <c:v>23.91</c:v>
                </c:pt>
                <c:pt idx="40">
                  <c:v>25.85</c:v>
                </c:pt>
                <c:pt idx="41">
                  <c:v>27.74</c:v>
                </c:pt>
                <c:pt idx="42">
                  <c:v>28.279999999999987</c:v>
                </c:pt>
                <c:pt idx="43">
                  <c:v>28.759999999999987</c:v>
                </c:pt>
                <c:pt idx="44">
                  <c:v>29.95</c:v>
                </c:pt>
                <c:pt idx="45">
                  <c:v>31.1</c:v>
                </c:pt>
                <c:pt idx="46">
                  <c:v>32.200000000000003</c:v>
                </c:pt>
                <c:pt idx="47">
                  <c:v>33.25</c:v>
                </c:pt>
                <c:pt idx="48">
                  <c:v>34.800000000000004</c:v>
                </c:pt>
                <c:pt idx="49">
                  <c:v>35.870000000000005</c:v>
                </c:pt>
                <c:pt idx="50">
                  <c:v>37.15</c:v>
                </c:pt>
                <c:pt idx="51">
                  <c:v>38.33</c:v>
                </c:pt>
                <c:pt idx="52">
                  <c:v>39.58</c:v>
                </c:pt>
                <c:pt idx="53">
                  <c:v>40.800000000000004</c:v>
                </c:pt>
                <c:pt idx="54">
                  <c:v>41.94</c:v>
                </c:pt>
                <c:pt idx="55">
                  <c:v>41.54</c:v>
                </c:pt>
                <c:pt idx="56">
                  <c:v>41.290000000000013</c:v>
                </c:pt>
                <c:pt idx="57">
                  <c:v>41.15</c:v>
                </c:pt>
                <c:pt idx="58">
                  <c:v>41.07</c:v>
                </c:pt>
                <c:pt idx="59">
                  <c:v>41.11</c:v>
                </c:pt>
                <c:pt idx="60">
                  <c:v>41.28</c:v>
                </c:pt>
                <c:pt idx="61">
                  <c:v>41.53</c:v>
                </c:pt>
                <c:pt idx="62">
                  <c:v>41.849999999999994</c:v>
                </c:pt>
                <c:pt idx="63">
                  <c:v>42.339999999999996</c:v>
                </c:pt>
                <c:pt idx="64">
                  <c:v>42.89</c:v>
                </c:pt>
                <c:pt idx="65">
                  <c:v>41.99</c:v>
                </c:pt>
                <c:pt idx="66">
                  <c:v>41.17</c:v>
                </c:pt>
                <c:pt idx="67">
                  <c:v>40.410000000000004</c:v>
                </c:pt>
                <c:pt idx="68">
                  <c:v>39.67</c:v>
                </c:pt>
                <c:pt idx="69">
                  <c:v>38.96</c:v>
                </c:pt>
                <c:pt idx="70">
                  <c:v>38.370000000000005</c:v>
                </c:pt>
                <c:pt idx="71">
                  <c:v>37.800000000000004</c:v>
                </c:pt>
                <c:pt idx="72">
                  <c:v>37.25</c:v>
                </c:pt>
                <c:pt idx="73">
                  <c:v>36.700000000000003</c:v>
                </c:pt>
                <c:pt idx="74">
                  <c:v>36.15</c:v>
                </c:pt>
                <c:pt idx="75">
                  <c:v>35.75</c:v>
                </c:pt>
                <c:pt idx="76">
                  <c:v>35.339999999999996</c:v>
                </c:pt>
                <c:pt idx="77">
                  <c:v>34.17</c:v>
                </c:pt>
                <c:pt idx="78">
                  <c:v>34.590000000000003</c:v>
                </c:pt>
                <c:pt idx="79">
                  <c:v>34.89</c:v>
                </c:pt>
                <c:pt idx="80">
                  <c:v>35.04</c:v>
                </c:pt>
                <c:pt idx="81">
                  <c:v>35.06</c:v>
                </c:pt>
                <c:pt idx="82">
                  <c:v>34.949999999999996</c:v>
                </c:pt>
                <c:pt idx="83">
                  <c:v>34.760000000000012</c:v>
                </c:pt>
                <c:pt idx="84">
                  <c:v>34.44</c:v>
                </c:pt>
                <c:pt idx="85">
                  <c:v>34</c:v>
                </c:pt>
                <c:pt idx="86">
                  <c:v>33.44</c:v>
                </c:pt>
                <c:pt idx="87">
                  <c:v>32.839999999999996</c:v>
                </c:pt>
                <c:pt idx="88">
                  <c:v>32.04</c:v>
                </c:pt>
                <c:pt idx="89">
                  <c:v>31.17</c:v>
                </c:pt>
                <c:pt idx="90">
                  <c:v>30.150000000000023</c:v>
                </c:pt>
                <c:pt idx="91">
                  <c:v>28.99</c:v>
                </c:pt>
                <c:pt idx="92">
                  <c:v>27.68</c:v>
                </c:pt>
                <c:pt idx="93">
                  <c:v>29.71</c:v>
                </c:pt>
                <c:pt idx="94">
                  <c:v>31.3</c:v>
                </c:pt>
                <c:pt idx="95">
                  <c:v>32.51</c:v>
                </c:pt>
                <c:pt idx="96">
                  <c:v>33.33</c:v>
                </c:pt>
                <c:pt idx="97">
                  <c:v>34.5</c:v>
                </c:pt>
                <c:pt idx="98">
                  <c:v>31.66</c:v>
                </c:pt>
                <c:pt idx="99">
                  <c:v>31.86</c:v>
                </c:pt>
                <c:pt idx="100">
                  <c:v>30.47</c:v>
                </c:pt>
                <c:pt idx="101">
                  <c:v>28.979999999999986</c:v>
                </c:pt>
                <c:pt idx="102">
                  <c:v>27.4</c:v>
                </c:pt>
                <c:pt idx="103">
                  <c:v>26.279999999999987</c:v>
                </c:pt>
                <c:pt idx="104">
                  <c:v>25.03</c:v>
                </c:pt>
                <c:pt idx="105">
                  <c:v>23.73</c:v>
                </c:pt>
                <c:pt idx="106">
                  <c:v>22.419999999999987</c:v>
                </c:pt>
                <c:pt idx="107">
                  <c:v>21.08</c:v>
                </c:pt>
                <c:pt idx="108">
                  <c:v>20.03</c:v>
                </c:pt>
                <c:pt idx="109">
                  <c:v>18.71</c:v>
                </c:pt>
                <c:pt idx="110">
                  <c:v>17.29</c:v>
                </c:pt>
                <c:pt idx="111">
                  <c:v>19.14</c:v>
                </c:pt>
                <c:pt idx="112">
                  <c:v>20.66</c:v>
                </c:pt>
                <c:pt idx="113">
                  <c:v>21.759999999999987</c:v>
                </c:pt>
                <c:pt idx="114">
                  <c:v>22.69</c:v>
                </c:pt>
                <c:pt idx="115">
                  <c:v>24.23</c:v>
                </c:pt>
                <c:pt idx="116">
                  <c:v>27.14</c:v>
                </c:pt>
                <c:pt idx="117">
                  <c:v>30.62</c:v>
                </c:pt>
                <c:pt idx="118">
                  <c:v>32.6</c:v>
                </c:pt>
                <c:pt idx="119">
                  <c:v>34.190000000000012</c:v>
                </c:pt>
                <c:pt idx="120">
                  <c:v>35.760000000000012</c:v>
                </c:pt>
                <c:pt idx="121">
                  <c:v>37.309999999999995</c:v>
                </c:pt>
                <c:pt idx="122">
                  <c:v>39.51</c:v>
                </c:pt>
                <c:pt idx="123">
                  <c:v>41.05</c:v>
                </c:pt>
                <c:pt idx="124">
                  <c:v>42.59</c:v>
                </c:pt>
                <c:pt idx="125">
                  <c:v>44.11</c:v>
                </c:pt>
                <c:pt idx="126">
                  <c:v>45.94</c:v>
                </c:pt>
                <c:pt idx="127">
                  <c:v>47.760000000000012</c:v>
                </c:pt>
                <c:pt idx="128">
                  <c:v>49.89</c:v>
                </c:pt>
                <c:pt idx="129">
                  <c:v>51.4</c:v>
                </c:pt>
                <c:pt idx="130">
                  <c:v>52.879999999999995</c:v>
                </c:pt>
                <c:pt idx="131">
                  <c:v>53.36</c:v>
                </c:pt>
                <c:pt idx="132">
                  <c:v>51.949999999999996</c:v>
                </c:pt>
                <c:pt idx="133">
                  <c:v>50.55</c:v>
                </c:pt>
                <c:pt idx="134">
                  <c:v>49.160000000000011</c:v>
                </c:pt>
                <c:pt idx="135">
                  <c:v>48.25</c:v>
                </c:pt>
                <c:pt idx="136">
                  <c:v>47.32</c:v>
                </c:pt>
                <c:pt idx="137">
                  <c:v>46.52</c:v>
                </c:pt>
                <c:pt idx="138">
                  <c:v>45.849999999999994</c:v>
                </c:pt>
                <c:pt idx="139">
                  <c:v>45.6</c:v>
                </c:pt>
                <c:pt idx="140">
                  <c:v>44.949999999999996</c:v>
                </c:pt>
                <c:pt idx="141">
                  <c:v>44.260000000000012</c:v>
                </c:pt>
                <c:pt idx="142">
                  <c:v>43.720000000000013</c:v>
                </c:pt>
                <c:pt idx="143">
                  <c:v>43.339999999999996</c:v>
                </c:pt>
                <c:pt idx="144">
                  <c:v>42.379999999999995</c:v>
                </c:pt>
                <c:pt idx="145">
                  <c:v>41.339999999999996</c:v>
                </c:pt>
                <c:pt idx="146">
                  <c:v>42.92</c:v>
                </c:pt>
                <c:pt idx="147">
                  <c:v>44.94</c:v>
                </c:pt>
                <c:pt idx="148">
                  <c:v>47.120000000000012</c:v>
                </c:pt>
                <c:pt idx="149">
                  <c:v>48.9</c:v>
                </c:pt>
                <c:pt idx="150">
                  <c:v>50.720000000000013</c:v>
                </c:pt>
                <c:pt idx="151">
                  <c:v>52.8</c:v>
                </c:pt>
                <c:pt idx="152">
                  <c:v>54.52</c:v>
                </c:pt>
                <c:pt idx="153">
                  <c:v>56.32</c:v>
                </c:pt>
                <c:pt idx="154">
                  <c:v>58.47</c:v>
                </c:pt>
                <c:pt idx="155">
                  <c:v>60.230000000000011</c:v>
                </c:pt>
                <c:pt idx="156">
                  <c:v>61.99</c:v>
                </c:pt>
                <c:pt idx="157">
                  <c:v>63.77</c:v>
                </c:pt>
                <c:pt idx="158">
                  <c:v>65.569999999999993</c:v>
                </c:pt>
                <c:pt idx="159">
                  <c:v>66.319999999999993</c:v>
                </c:pt>
                <c:pt idx="160">
                  <c:v>67.179999999999978</c:v>
                </c:pt>
                <c:pt idx="161">
                  <c:v>68.11999999999999</c:v>
                </c:pt>
                <c:pt idx="162">
                  <c:v>69.19</c:v>
                </c:pt>
                <c:pt idx="163">
                  <c:v>70.38</c:v>
                </c:pt>
                <c:pt idx="164">
                  <c:v>71.599999999999994</c:v>
                </c:pt>
                <c:pt idx="165">
                  <c:v>72.930000000000007</c:v>
                </c:pt>
                <c:pt idx="166">
                  <c:v>74.36</c:v>
                </c:pt>
                <c:pt idx="167">
                  <c:v>75.910000000000025</c:v>
                </c:pt>
                <c:pt idx="168">
                  <c:v>76.510000000000005</c:v>
                </c:pt>
                <c:pt idx="169">
                  <c:v>77.34</c:v>
                </c:pt>
                <c:pt idx="170">
                  <c:v>78.290000000000006</c:v>
                </c:pt>
                <c:pt idx="171">
                  <c:v>79.33</c:v>
                </c:pt>
                <c:pt idx="172">
                  <c:v>80.5</c:v>
                </c:pt>
                <c:pt idx="173">
                  <c:v>82.89</c:v>
                </c:pt>
                <c:pt idx="174">
                  <c:v>85.27</c:v>
                </c:pt>
                <c:pt idx="175">
                  <c:v>87.82</c:v>
                </c:pt>
                <c:pt idx="176">
                  <c:v>90.169999999999987</c:v>
                </c:pt>
                <c:pt idx="177">
                  <c:v>92.490000000000023</c:v>
                </c:pt>
                <c:pt idx="178">
                  <c:v>94.82</c:v>
                </c:pt>
                <c:pt idx="179">
                  <c:v>97.16</c:v>
                </c:pt>
                <c:pt idx="180">
                  <c:v>99.410000000000025</c:v>
                </c:pt>
                <c:pt idx="181">
                  <c:v>100</c:v>
                </c:pt>
                <c:pt idx="182">
                  <c:v>100</c:v>
                </c:pt>
                <c:pt idx="183">
                  <c:v>100</c:v>
                </c:pt>
              </c:numCache>
            </c:numRef>
          </c:val>
        </c:ser>
        <c:ser>
          <c:idx val="3"/>
          <c:order val="3"/>
          <c:tx>
            <c:v>Clan D</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'10c'!$D$1:$D$184</c:f>
              <c:numCache>
                <c:formatCode>General</c:formatCode>
                <c:ptCount val="184"/>
                <c:pt idx="0">
                  <c:v>30</c:v>
                </c:pt>
                <c:pt idx="1">
                  <c:v>28.9</c:v>
                </c:pt>
                <c:pt idx="2">
                  <c:v>27.27</c:v>
                </c:pt>
                <c:pt idx="3">
                  <c:v>25.01</c:v>
                </c:pt>
                <c:pt idx="4">
                  <c:v>22.85</c:v>
                </c:pt>
                <c:pt idx="5">
                  <c:v>20.97</c:v>
                </c:pt>
                <c:pt idx="6">
                  <c:v>18.95</c:v>
                </c:pt>
                <c:pt idx="7">
                  <c:v>17.02</c:v>
                </c:pt>
                <c:pt idx="8">
                  <c:v>15.139999999999999</c:v>
                </c:pt>
                <c:pt idx="9">
                  <c:v>13.54</c:v>
                </c:pt>
                <c:pt idx="10">
                  <c:v>11.99</c:v>
                </c:pt>
                <c:pt idx="11">
                  <c:v>10.5</c:v>
                </c:pt>
                <c:pt idx="12">
                  <c:v>10</c:v>
                </c:pt>
                <c:pt idx="13">
                  <c:v>10</c:v>
                </c:pt>
                <c:pt idx="14">
                  <c:v>10</c:v>
                </c:pt>
                <c:pt idx="15">
                  <c:v>10</c:v>
                </c:pt>
                <c:pt idx="16">
                  <c:v>10</c:v>
                </c:pt>
                <c:pt idx="17">
                  <c:v>10</c:v>
                </c:pt>
                <c:pt idx="18">
                  <c:v>10</c:v>
                </c:pt>
                <c:pt idx="19">
                  <c:v>10</c:v>
                </c:pt>
                <c:pt idx="20">
                  <c:v>10.040000000000001</c:v>
                </c:pt>
                <c:pt idx="21">
                  <c:v>10.11</c:v>
                </c:pt>
                <c:pt idx="22">
                  <c:v>10</c:v>
                </c:pt>
                <c:pt idx="23">
                  <c:v>10</c:v>
                </c:pt>
                <c:pt idx="24">
                  <c:v>10</c:v>
                </c:pt>
                <c:pt idx="25">
                  <c:v>10.55</c:v>
                </c:pt>
                <c:pt idx="26">
                  <c:v>14.229999999999999</c:v>
                </c:pt>
                <c:pt idx="27">
                  <c:v>17.690000000000001</c:v>
                </c:pt>
                <c:pt idx="28">
                  <c:v>21.05</c:v>
                </c:pt>
                <c:pt idx="29">
                  <c:v>24.39</c:v>
                </c:pt>
                <c:pt idx="30">
                  <c:v>27.85</c:v>
                </c:pt>
                <c:pt idx="31">
                  <c:v>31.21</c:v>
                </c:pt>
                <c:pt idx="32">
                  <c:v>34.42</c:v>
                </c:pt>
                <c:pt idx="33">
                  <c:v>37.68</c:v>
                </c:pt>
                <c:pt idx="34">
                  <c:v>40.82</c:v>
                </c:pt>
                <c:pt idx="35">
                  <c:v>43.87</c:v>
                </c:pt>
                <c:pt idx="36">
                  <c:v>46.89</c:v>
                </c:pt>
                <c:pt idx="37">
                  <c:v>50.02</c:v>
                </c:pt>
                <c:pt idx="38">
                  <c:v>53.09</c:v>
                </c:pt>
                <c:pt idx="39">
                  <c:v>56.17</c:v>
                </c:pt>
                <c:pt idx="40">
                  <c:v>59.14</c:v>
                </c:pt>
                <c:pt idx="41">
                  <c:v>62.09</c:v>
                </c:pt>
                <c:pt idx="42">
                  <c:v>64.900000000000006</c:v>
                </c:pt>
                <c:pt idx="43">
                  <c:v>67.7</c:v>
                </c:pt>
                <c:pt idx="44">
                  <c:v>70.510000000000005</c:v>
                </c:pt>
                <c:pt idx="45">
                  <c:v>73.33</c:v>
                </c:pt>
                <c:pt idx="46">
                  <c:v>76.13</c:v>
                </c:pt>
                <c:pt idx="47">
                  <c:v>78.92</c:v>
                </c:pt>
                <c:pt idx="48">
                  <c:v>80.959999999999994</c:v>
                </c:pt>
                <c:pt idx="49">
                  <c:v>83.09</c:v>
                </c:pt>
                <c:pt idx="50">
                  <c:v>85.210000000000022</c:v>
                </c:pt>
                <c:pt idx="51">
                  <c:v>87.42</c:v>
                </c:pt>
                <c:pt idx="52">
                  <c:v>89.63</c:v>
                </c:pt>
                <c:pt idx="53">
                  <c:v>91.86999999999999</c:v>
                </c:pt>
                <c:pt idx="54">
                  <c:v>94.179999999999978</c:v>
                </c:pt>
                <c:pt idx="55">
                  <c:v>96.35</c:v>
                </c:pt>
                <c:pt idx="56">
                  <c:v>98.45</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99.86999999999999</c:v>
                </c:pt>
                <c:pt idx="79">
                  <c:v>99.8</c:v>
                </c:pt>
                <c:pt idx="80">
                  <c:v>99.740000000000023</c:v>
                </c:pt>
                <c:pt idx="81">
                  <c:v>99.69</c:v>
                </c:pt>
                <c:pt idx="82">
                  <c:v>99.649999999999991</c:v>
                </c:pt>
                <c:pt idx="83">
                  <c:v>99.61</c:v>
                </c:pt>
                <c:pt idx="84">
                  <c:v>99.57</c:v>
                </c:pt>
                <c:pt idx="85">
                  <c:v>99.54</c:v>
                </c:pt>
                <c:pt idx="86">
                  <c:v>99.52</c:v>
                </c:pt>
                <c:pt idx="87">
                  <c:v>99.47</c:v>
                </c:pt>
                <c:pt idx="88">
                  <c:v>99.42</c:v>
                </c:pt>
                <c:pt idx="89">
                  <c:v>98.98</c:v>
                </c:pt>
                <c:pt idx="90">
                  <c:v>98.56</c:v>
                </c:pt>
                <c:pt idx="91">
                  <c:v>98.179999999999978</c:v>
                </c:pt>
                <c:pt idx="92">
                  <c:v>97.82</c:v>
                </c:pt>
                <c:pt idx="93">
                  <c:v>95.48</c:v>
                </c:pt>
                <c:pt idx="94">
                  <c:v>93.47</c:v>
                </c:pt>
                <c:pt idx="95">
                  <c:v>91.72</c:v>
                </c:pt>
                <c:pt idx="96">
                  <c:v>90.210000000000022</c:v>
                </c:pt>
                <c:pt idx="97">
                  <c:v>89.210000000000022</c:v>
                </c:pt>
                <c:pt idx="98">
                  <c:v>86.98</c:v>
                </c:pt>
                <c:pt idx="99">
                  <c:v>84.95</c:v>
                </c:pt>
                <c:pt idx="100">
                  <c:v>82.36999999999999</c:v>
                </c:pt>
                <c:pt idx="101">
                  <c:v>79.84</c:v>
                </c:pt>
                <c:pt idx="102">
                  <c:v>77.36</c:v>
                </c:pt>
                <c:pt idx="103">
                  <c:v>75.209999999999994</c:v>
                </c:pt>
                <c:pt idx="104">
                  <c:v>72.679999999999978</c:v>
                </c:pt>
                <c:pt idx="105">
                  <c:v>70.179999999999978</c:v>
                </c:pt>
                <c:pt idx="106">
                  <c:v>67.7</c:v>
                </c:pt>
                <c:pt idx="107">
                  <c:v>65.23</c:v>
                </c:pt>
                <c:pt idx="108">
                  <c:v>62.839999999999996</c:v>
                </c:pt>
                <c:pt idx="109">
                  <c:v>60.51</c:v>
                </c:pt>
                <c:pt idx="110">
                  <c:v>58.220000000000013</c:v>
                </c:pt>
                <c:pt idx="111">
                  <c:v>56.120000000000012</c:v>
                </c:pt>
                <c:pt idx="112">
                  <c:v>54.660000000000011</c:v>
                </c:pt>
                <c:pt idx="113">
                  <c:v>52.75</c:v>
                </c:pt>
                <c:pt idx="114">
                  <c:v>52.08</c:v>
                </c:pt>
                <c:pt idx="115">
                  <c:v>51.24</c:v>
                </c:pt>
                <c:pt idx="116">
                  <c:v>50.37</c:v>
                </c:pt>
                <c:pt idx="117">
                  <c:v>49.47</c:v>
                </c:pt>
                <c:pt idx="118">
                  <c:v>47.04</c:v>
                </c:pt>
                <c:pt idx="119">
                  <c:v>44.230000000000011</c:v>
                </c:pt>
                <c:pt idx="120">
                  <c:v>41.260000000000012</c:v>
                </c:pt>
                <c:pt idx="121">
                  <c:v>38.120000000000012</c:v>
                </c:pt>
                <c:pt idx="122">
                  <c:v>37.790000000000013</c:v>
                </c:pt>
                <c:pt idx="123">
                  <c:v>34.370000000000005</c:v>
                </c:pt>
                <c:pt idx="124">
                  <c:v>30.759999999999987</c:v>
                </c:pt>
                <c:pt idx="125">
                  <c:v>26.959999999999987</c:v>
                </c:pt>
                <c:pt idx="126">
                  <c:v>23.2</c:v>
                </c:pt>
                <c:pt idx="127">
                  <c:v>19.22</c:v>
                </c:pt>
                <c:pt idx="128">
                  <c:v>15.2</c:v>
                </c:pt>
                <c:pt idx="129">
                  <c:v>10.92</c:v>
                </c:pt>
                <c:pt idx="130">
                  <c:v>10</c:v>
                </c:pt>
                <c:pt idx="131">
                  <c:v>10</c:v>
                </c:pt>
                <c:pt idx="132">
                  <c:v>10</c:v>
                </c:pt>
                <c:pt idx="133">
                  <c:v>10</c:v>
                </c:pt>
                <c:pt idx="134">
                  <c:v>10</c:v>
                </c:pt>
                <c:pt idx="135">
                  <c:v>10</c:v>
                </c:pt>
                <c:pt idx="136">
                  <c:v>10</c:v>
                </c:pt>
                <c:pt idx="137">
                  <c:v>10</c:v>
                </c:pt>
                <c:pt idx="138">
                  <c:v>10</c:v>
                </c:pt>
                <c:pt idx="139">
                  <c:v>13</c:v>
                </c:pt>
                <c:pt idx="140">
                  <c:v>12.76</c:v>
                </c:pt>
                <c:pt idx="141">
                  <c:v>12.32</c:v>
                </c:pt>
                <c:pt idx="142">
                  <c:v>11.75</c:v>
                </c:pt>
                <c:pt idx="143">
                  <c:v>11</c:v>
                </c:pt>
                <c:pt idx="144">
                  <c:v>10.08</c:v>
                </c:pt>
                <c:pt idx="145">
                  <c:v>10</c:v>
                </c:pt>
                <c:pt idx="146">
                  <c:v>14.47</c:v>
                </c:pt>
                <c:pt idx="147">
                  <c:v>21.779999999999987</c:v>
                </c:pt>
                <c:pt idx="148">
                  <c:v>31.19</c:v>
                </c:pt>
                <c:pt idx="149">
                  <c:v>38.93</c:v>
                </c:pt>
                <c:pt idx="150">
                  <c:v>42.14</c:v>
                </c:pt>
                <c:pt idx="151">
                  <c:v>45.04</c:v>
                </c:pt>
                <c:pt idx="152">
                  <c:v>47.75</c:v>
                </c:pt>
                <c:pt idx="153">
                  <c:v>50.290000000000013</c:v>
                </c:pt>
                <c:pt idx="154">
                  <c:v>52.67</c:v>
                </c:pt>
                <c:pt idx="155">
                  <c:v>54.9</c:v>
                </c:pt>
                <c:pt idx="156">
                  <c:v>56.97</c:v>
                </c:pt>
                <c:pt idx="157">
                  <c:v>58.91</c:v>
                </c:pt>
                <c:pt idx="158">
                  <c:v>60.71</c:v>
                </c:pt>
                <c:pt idx="159">
                  <c:v>61.08</c:v>
                </c:pt>
                <c:pt idx="160">
                  <c:v>60.220000000000013</c:v>
                </c:pt>
                <c:pt idx="161">
                  <c:v>59.220000000000013</c:v>
                </c:pt>
                <c:pt idx="162">
                  <c:v>58.18</c:v>
                </c:pt>
                <c:pt idx="163">
                  <c:v>57.03</c:v>
                </c:pt>
                <c:pt idx="164">
                  <c:v>57.3</c:v>
                </c:pt>
                <c:pt idx="165">
                  <c:v>55.94</c:v>
                </c:pt>
                <c:pt idx="166">
                  <c:v>54.51</c:v>
                </c:pt>
                <c:pt idx="167">
                  <c:v>52.97</c:v>
                </c:pt>
                <c:pt idx="168">
                  <c:v>50.27</c:v>
                </c:pt>
                <c:pt idx="169">
                  <c:v>47.64</c:v>
                </c:pt>
                <c:pt idx="170">
                  <c:v>45.07</c:v>
                </c:pt>
                <c:pt idx="171">
                  <c:v>42.53</c:v>
                </c:pt>
                <c:pt idx="172">
                  <c:v>40.06</c:v>
                </c:pt>
                <c:pt idx="173">
                  <c:v>39.190000000000012</c:v>
                </c:pt>
                <c:pt idx="174">
                  <c:v>38.25</c:v>
                </c:pt>
                <c:pt idx="175">
                  <c:v>37.4</c:v>
                </c:pt>
                <c:pt idx="176">
                  <c:v>36.42</c:v>
                </c:pt>
                <c:pt idx="177">
                  <c:v>35.43</c:v>
                </c:pt>
                <c:pt idx="178">
                  <c:v>34.370000000000005</c:v>
                </c:pt>
                <c:pt idx="179">
                  <c:v>33.270000000000003</c:v>
                </c:pt>
                <c:pt idx="180">
                  <c:v>34.370000000000005</c:v>
                </c:pt>
                <c:pt idx="181">
                  <c:v>33.349999999999994</c:v>
                </c:pt>
                <c:pt idx="182">
                  <c:v>32.39</c:v>
                </c:pt>
                <c:pt idx="183">
                  <c:v>36.18</c:v>
                </c:pt>
              </c:numCache>
            </c:numRef>
          </c:val>
        </c:ser>
        <c:ser>
          <c:idx val="4"/>
          <c:order val="4"/>
          <c:tx>
            <c:v>Clan E</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'10c'!$E$1:$E$184</c:f>
              <c:numCache>
                <c:formatCode>General</c:formatCode>
                <c:ptCount val="184"/>
                <c:pt idx="0">
                  <c:v>30</c:v>
                </c:pt>
                <c:pt idx="1">
                  <c:v>28.830000000000005</c:v>
                </c:pt>
                <c:pt idx="2">
                  <c:v>26.779999999999987</c:v>
                </c:pt>
                <c:pt idx="3">
                  <c:v>24.82</c:v>
                </c:pt>
                <c:pt idx="4">
                  <c:v>22.979999999999986</c:v>
                </c:pt>
                <c:pt idx="5">
                  <c:v>21.47</c:v>
                </c:pt>
                <c:pt idx="6">
                  <c:v>20.059999999999999</c:v>
                </c:pt>
                <c:pt idx="7">
                  <c:v>18.77</c:v>
                </c:pt>
                <c:pt idx="8">
                  <c:v>17.57</c:v>
                </c:pt>
                <c:pt idx="9">
                  <c:v>16.36</c:v>
                </c:pt>
                <c:pt idx="10">
                  <c:v>15.219999999999999</c:v>
                </c:pt>
                <c:pt idx="11">
                  <c:v>14.16</c:v>
                </c:pt>
                <c:pt idx="12">
                  <c:v>13.18</c:v>
                </c:pt>
                <c:pt idx="13">
                  <c:v>12.15</c:v>
                </c:pt>
                <c:pt idx="14">
                  <c:v>11.15</c:v>
                </c:pt>
                <c:pt idx="15">
                  <c:v>10.18</c:v>
                </c:pt>
                <c:pt idx="16">
                  <c:v>10</c:v>
                </c:pt>
                <c:pt idx="17">
                  <c:v>12.41</c:v>
                </c:pt>
                <c:pt idx="18">
                  <c:v>13.99</c:v>
                </c:pt>
                <c:pt idx="19">
                  <c:v>15.239999999999998</c:v>
                </c:pt>
                <c:pt idx="20">
                  <c:v>16.489999999999966</c:v>
                </c:pt>
                <c:pt idx="21">
                  <c:v>17.7</c:v>
                </c:pt>
                <c:pt idx="22">
                  <c:v>19.29</c:v>
                </c:pt>
                <c:pt idx="23">
                  <c:v>20.73</c:v>
                </c:pt>
                <c:pt idx="24">
                  <c:v>22.01</c:v>
                </c:pt>
                <c:pt idx="25">
                  <c:v>23.58</c:v>
                </c:pt>
                <c:pt idx="26">
                  <c:v>25.3</c:v>
                </c:pt>
                <c:pt idx="27">
                  <c:v>27.959999999999987</c:v>
                </c:pt>
                <c:pt idx="28">
                  <c:v>30.4</c:v>
                </c:pt>
                <c:pt idx="29">
                  <c:v>32.700000000000003</c:v>
                </c:pt>
                <c:pt idx="30">
                  <c:v>34.839999999999996</c:v>
                </c:pt>
                <c:pt idx="31">
                  <c:v>37.849999999999994</c:v>
                </c:pt>
                <c:pt idx="32">
                  <c:v>39.92</c:v>
                </c:pt>
                <c:pt idx="33">
                  <c:v>41.86</c:v>
                </c:pt>
                <c:pt idx="34">
                  <c:v>43.61</c:v>
                </c:pt>
                <c:pt idx="35">
                  <c:v>45.190000000000012</c:v>
                </c:pt>
                <c:pt idx="36">
                  <c:v>46.660000000000011</c:v>
                </c:pt>
                <c:pt idx="37">
                  <c:v>48.21</c:v>
                </c:pt>
                <c:pt idx="38">
                  <c:v>49.63</c:v>
                </c:pt>
                <c:pt idx="39">
                  <c:v>50.92</c:v>
                </c:pt>
                <c:pt idx="40">
                  <c:v>52.13</c:v>
                </c:pt>
                <c:pt idx="41">
                  <c:v>53.21</c:v>
                </c:pt>
                <c:pt idx="42">
                  <c:v>54.82</c:v>
                </c:pt>
                <c:pt idx="43">
                  <c:v>56.3</c:v>
                </c:pt>
                <c:pt idx="44">
                  <c:v>58.15</c:v>
                </c:pt>
                <c:pt idx="45">
                  <c:v>59.49</c:v>
                </c:pt>
                <c:pt idx="46">
                  <c:v>60.760000000000012</c:v>
                </c:pt>
                <c:pt idx="47">
                  <c:v>61.98</c:v>
                </c:pt>
                <c:pt idx="48">
                  <c:v>62.2</c:v>
                </c:pt>
                <c:pt idx="49">
                  <c:v>61.56</c:v>
                </c:pt>
                <c:pt idx="50">
                  <c:v>61.03</c:v>
                </c:pt>
                <c:pt idx="51">
                  <c:v>60.44</c:v>
                </c:pt>
                <c:pt idx="52">
                  <c:v>59.9</c:v>
                </c:pt>
                <c:pt idx="53">
                  <c:v>59.309999999999995</c:v>
                </c:pt>
                <c:pt idx="54">
                  <c:v>58.620000000000012</c:v>
                </c:pt>
                <c:pt idx="55">
                  <c:v>57.99</c:v>
                </c:pt>
                <c:pt idx="56">
                  <c:v>57.51</c:v>
                </c:pt>
                <c:pt idx="57">
                  <c:v>57.120000000000012</c:v>
                </c:pt>
                <c:pt idx="58">
                  <c:v>56.87</c:v>
                </c:pt>
                <c:pt idx="59">
                  <c:v>56.78</c:v>
                </c:pt>
                <c:pt idx="60">
                  <c:v>56.83</c:v>
                </c:pt>
                <c:pt idx="61">
                  <c:v>56.98</c:v>
                </c:pt>
                <c:pt idx="62">
                  <c:v>57.190000000000012</c:v>
                </c:pt>
                <c:pt idx="63">
                  <c:v>57.41</c:v>
                </c:pt>
                <c:pt idx="64">
                  <c:v>57.71</c:v>
                </c:pt>
                <c:pt idx="65">
                  <c:v>59.43</c:v>
                </c:pt>
                <c:pt idx="66">
                  <c:v>59.9</c:v>
                </c:pt>
                <c:pt idx="67">
                  <c:v>60.49</c:v>
                </c:pt>
                <c:pt idx="68">
                  <c:v>61.11</c:v>
                </c:pt>
                <c:pt idx="69">
                  <c:v>61.77</c:v>
                </c:pt>
                <c:pt idx="70">
                  <c:v>62.5</c:v>
                </c:pt>
                <c:pt idx="71">
                  <c:v>63.25</c:v>
                </c:pt>
                <c:pt idx="72">
                  <c:v>64.099999999999994</c:v>
                </c:pt>
                <c:pt idx="73">
                  <c:v>64.95</c:v>
                </c:pt>
                <c:pt idx="74">
                  <c:v>65.819999999999993</c:v>
                </c:pt>
                <c:pt idx="75">
                  <c:v>65.88</c:v>
                </c:pt>
                <c:pt idx="76">
                  <c:v>65.97</c:v>
                </c:pt>
                <c:pt idx="77">
                  <c:v>66.11999999999999</c:v>
                </c:pt>
                <c:pt idx="78">
                  <c:v>67.86999999999999</c:v>
                </c:pt>
                <c:pt idx="79">
                  <c:v>69.59</c:v>
                </c:pt>
                <c:pt idx="80">
                  <c:v>71.3</c:v>
                </c:pt>
                <c:pt idx="81">
                  <c:v>73</c:v>
                </c:pt>
                <c:pt idx="82">
                  <c:v>74.69</c:v>
                </c:pt>
                <c:pt idx="83">
                  <c:v>76.209999999999994</c:v>
                </c:pt>
                <c:pt idx="84">
                  <c:v>77.75</c:v>
                </c:pt>
                <c:pt idx="85">
                  <c:v>79.319999999999993</c:v>
                </c:pt>
                <c:pt idx="86">
                  <c:v>80.95</c:v>
                </c:pt>
                <c:pt idx="87">
                  <c:v>82.52</c:v>
                </c:pt>
                <c:pt idx="88">
                  <c:v>84.19</c:v>
                </c:pt>
                <c:pt idx="89">
                  <c:v>85.61999999999999</c:v>
                </c:pt>
                <c:pt idx="90">
                  <c:v>87.169999999999987</c:v>
                </c:pt>
                <c:pt idx="91">
                  <c:v>88.85</c:v>
                </c:pt>
                <c:pt idx="92">
                  <c:v>90.66</c:v>
                </c:pt>
                <c:pt idx="93">
                  <c:v>91.16</c:v>
                </c:pt>
                <c:pt idx="94">
                  <c:v>91.51</c:v>
                </c:pt>
                <c:pt idx="95">
                  <c:v>91.940000000000026</c:v>
                </c:pt>
                <c:pt idx="96">
                  <c:v>92.460000000000022</c:v>
                </c:pt>
                <c:pt idx="97">
                  <c:v>93.179999999999978</c:v>
                </c:pt>
                <c:pt idx="98">
                  <c:v>94.07</c:v>
                </c:pt>
                <c:pt idx="99">
                  <c:v>95.01</c:v>
                </c:pt>
                <c:pt idx="100">
                  <c:v>96.02</c:v>
                </c:pt>
                <c:pt idx="101">
                  <c:v>97.11999999999999</c:v>
                </c:pt>
                <c:pt idx="102">
                  <c:v>98.3</c:v>
                </c:pt>
                <c:pt idx="103">
                  <c:v>99.66</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numCache>
            </c:numRef>
          </c:val>
        </c:ser>
        <c:ser>
          <c:idx val="5"/>
          <c:order val="5"/>
          <c:tx>
            <c:v>Clan F</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'10c'!$F$1:$F$184</c:f>
              <c:numCache>
                <c:formatCode>General</c:formatCode>
                <c:ptCount val="184"/>
                <c:pt idx="0">
                  <c:v>30</c:v>
                </c:pt>
                <c:pt idx="1">
                  <c:v>30.9</c:v>
                </c:pt>
                <c:pt idx="2">
                  <c:v>31.53</c:v>
                </c:pt>
                <c:pt idx="3">
                  <c:v>31.82</c:v>
                </c:pt>
                <c:pt idx="4">
                  <c:v>31.77</c:v>
                </c:pt>
                <c:pt idx="5">
                  <c:v>31.53</c:v>
                </c:pt>
                <c:pt idx="6">
                  <c:v>31.37</c:v>
                </c:pt>
                <c:pt idx="7">
                  <c:v>31.279999999999987</c:v>
                </c:pt>
                <c:pt idx="8">
                  <c:v>31.259999999999987</c:v>
                </c:pt>
                <c:pt idx="9">
                  <c:v>31.74</c:v>
                </c:pt>
                <c:pt idx="10">
                  <c:v>32.28</c:v>
                </c:pt>
                <c:pt idx="11">
                  <c:v>32.879999999999995</c:v>
                </c:pt>
                <c:pt idx="12">
                  <c:v>33.53</c:v>
                </c:pt>
                <c:pt idx="13">
                  <c:v>34.67</c:v>
                </c:pt>
                <c:pt idx="14">
                  <c:v>35.86</c:v>
                </c:pt>
                <c:pt idx="15">
                  <c:v>37.08</c:v>
                </c:pt>
                <c:pt idx="16">
                  <c:v>38.33</c:v>
                </c:pt>
                <c:pt idx="17">
                  <c:v>39.14</c:v>
                </c:pt>
                <c:pt idx="18">
                  <c:v>39.65</c:v>
                </c:pt>
                <c:pt idx="19">
                  <c:v>40.230000000000011</c:v>
                </c:pt>
                <c:pt idx="20">
                  <c:v>41.48</c:v>
                </c:pt>
                <c:pt idx="21">
                  <c:v>42.77</c:v>
                </c:pt>
                <c:pt idx="22">
                  <c:v>43.879999999999995</c:v>
                </c:pt>
                <c:pt idx="23">
                  <c:v>45.03</c:v>
                </c:pt>
                <c:pt idx="24">
                  <c:v>47.25</c:v>
                </c:pt>
                <c:pt idx="25">
                  <c:v>50.230000000000011</c:v>
                </c:pt>
                <c:pt idx="26">
                  <c:v>53.48</c:v>
                </c:pt>
                <c:pt idx="27">
                  <c:v>56.61</c:v>
                </c:pt>
                <c:pt idx="28">
                  <c:v>59.74</c:v>
                </c:pt>
                <c:pt idx="29">
                  <c:v>62.87</c:v>
                </c:pt>
                <c:pt idx="30">
                  <c:v>65.930000000000007</c:v>
                </c:pt>
                <c:pt idx="31">
                  <c:v>69.099999999999994</c:v>
                </c:pt>
                <c:pt idx="32">
                  <c:v>71.900000000000006</c:v>
                </c:pt>
                <c:pt idx="33">
                  <c:v>74.72</c:v>
                </c:pt>
                <c:pt idx="34">
                  <c:v>77.489999999999995</c:v>
                </c:pt>
                <c:pt idx="35">
                  <c:v>80.22</c:v>
                </c:pt>
                <c:pt idx="36">
                  <c:v>82.910000000000025</c:v>
                </c:pt>
                <c:pt idx="37">
                  <c:v>85.48</c:v>
                </c:pt>
                <c:pt idx="38">
                  <c:v>88.04</c:v>
                </c:pt>
                <c:pt idx="39">
                  <c:v>90.58</c:v>
                </c:pt>
                <c:pt idx="40">
                  <c:v>92.95</c:v>
                </c:pt>
                <c:pt idx="41">
                  <c:v>95.31</c:v>
                </c:pt>
                <c:pt idx="42">
                  <c:v>97.6</c:v>
                </c:pt>
                <c:pt idx="43">
                  <c:v>99.9</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96.83</c:v>
                </c:pt>
                <c:pt idx="79">
                  <c:v>93.669999999999987</c:v>
                </c:pt>
                <c:pt idx="80">
                  <c:v>90.490000000000023</c:v>
                </c:pt>
                <c:pt idx="81">
                  <c:v>87.28</c:v>
                </c:pt>
                <c:pt idx="82">
                  <c:v>84.02</c:v>
                </c:pt>
                <c:pt idx="83">
                  <c:v>80.73</c:v>
                </c:pt>
                <c:pt idx="84">
                  <c:v>77.39</c:v>
                </c:pt>
                <c:pt idx="85">
                  <c:v>74</c:v>
                </c:pt>
                <c:pt idx="86">
                  <c:v>70.55</c:v>
                </c:pt>
                <c:pt idx="87">
                  <c:v>67.03</c:v>
                </c:pt>
                <c:pt idx="88">
                  <c:v>63.44</c:v>
                </c:pt>
                <c:pt idx="89">
                  <c:v>59.32</c:v>
                </c:pt>
                <c:pt idx="90">
                  <c:v>55.13</c:v>
                </c:pt>
                <c:pt idx="91">
                  <c:v>50.849999999999994</c:v>
                </c:pt>
                <c:pt idx="92">
                  <c:v>46.47</c:v>
                </c:pt>
                <c:pt idx="93">
                  <c:v>41.96</c:v>
                </c:pt>
                <c:pt idx="94">
                  <c:v>35.92</c:v>
                </c:pt>
                <c:pt idx="95">
                  <c:v>30</c:v>
                </c:pt>
                <c:pt idx="96">
                  <c:v>24.150000000000023</c:v>
                </c:pt>
                <c:pt idx="97">
                  <c:v>18.64</c:v>
                </c:pt>
                <c:pt idx="98">
                  <c:v>12.78</c:v>
                </c:pt>
                <c:pt idx="99">
                  <c:v>10</c:v>
                </c:pt>
                <c:pt idx="100">
                  <c:v>10</c:v>
                </c:pt>
                <c:pt idx="101">
                  <c:v>10</c:v>
                </c:pt>
                <c:pt idx="102">
                  <c:v>10</c:v>
                </c:pt>
                <c:pt idx="103">
                  <c:v>10</c:v>
                </c:pt>
                <c:pt idx="104">
                  <c:v>10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10</c:v>
                </c:pt>
                <c:pt idx="124">
                  <c:v>10</c:v>
                </c:pt>
                <c:pt idx="125">
                  <c:v>10</c:v>
                </c:pt>
                <c:pt idx="126">
                  <c:v>10</c:v>
                </c:pt>
                <c:pt idx="127">
                  <c:v>10</c:v>
                </c:pt>
                <c:pt idx="128">
                  <c:v>10</c:v>
                </c:pt>
                <c:pt idx="129">
                  <c:v>10</c:v>
                </c:pt>
                <c:pt idx="130">
                  <c:v>10</c:v>
                </c:pt>
                <c:pt idx="131">
                  <c:v>10</c:v>
                </c:pt>
                <c:pt idx="132">
                  <c:v>10</c:v>
                </c:pt>
                <c:pt idx="133">
                  <c:v>10</c:v>
                </c:pt>
                <c:pt idx="134">
                  <c:v>10</c:v>
                </c:pt>
                <c:pt idx="135">
                  <c:v>10.65</c:v>
                </c:pt>
                <c:pt idx="136">
                  <c:v>10</c:v>
                </c:pt>
                <c:pt idx="137">
                  <c:v>10</c:v>
                </c:pt>
                <c:pt idx="138">
                  <c:v>10</c:v>
                </c:pt>
                <c:pt idx="139">
                  <c:v>10</c:v>
                </c:pt>
                <c:pt idx="140">
                  <c:v>10</c:v>
                </c:pt>
                <c:pt idx="141">
                  <c:v>10</c:v>
                </c:pt>
                <c:pt idx="142">
                  <c:v>10</c:v>
                </c:pt>
                <c:pt idx="143">
                  <c:v>10</c:v>
                </c:pt>
                <c:pt idx="144">
                  <c:v>10</c:v>
                </c:pt>
                <c:pt idx="145">
                  <c:v>10</c:v>
                </c:pt>
                <c:pt idx="146">
                  <c:v>10</c:v>
                </c:pt>
                <c:pt idx="147">
                  <c:v>11.34</c:v>
                </c:pt>
                <c:pt idx="148">
                  <c:v>13.78</c:v>
                </c:pt>
                <c:pt idx="149">
                  <c:v>16.279999999999987</c:v>
                </c:pt>
                <c:pt idx="150">
                  <c:v>18.57</c:v>
                </c:pt>
                <c:pt idx="151">
                  <c:v>19.59</c:v>
                </c:pt>
                <c:pt idx="152">
                  <c:v>20.56</c:v>
                </c:pt>
                <c:pt idx="153">
                  <c:v>21.53</c:v>
                </c:pt>
                <c:pt idx="154">
                  <c:v>22.32</c:v>
                </c:pt>
                <c:pt idx="155">
                  <c:v>23.07</c:v>
                </c:pt>
                <c:pt idx="156">
                  <c:v>23.85</c:v>
                </c:pt>
                <c:pt idx="157">
                  <c:v>24.75</c:v>
                </c:pt>
                <c:pt idx="158">
                  <c:v>25.77</c:v>
                </c:pt>
                <c:pt idx="159">
                  <c:v>26.77</c:v>
                </c:pt>
                <c:pt idx="160">
                  <c:v>27.84</c:v>
                </c:pt>
                <c:pt idx="161">
                  <c:v>29.03</c:v>
                </c:pt>
                <c:pt idx="162">
                  <c:v>30.23</c:v>
                </c:pt>
                <c:pt idx="163">
                  <c:v>31.55</c:v>
                </c:pt>
                <c:pt idx="164">
                  <c:v>32.879999999999995</c:v>
                </c:pt>
                <c:pt idx="165">
                  <c:v>34.300000000000004</c:v>
                </c:pt>
                <c:pt idx="166">
                  <c:v>35.809999999999995</c:v>
                </c:pt>
                <c:pt idx="167">
                  <c:v>37.43</c:v>
                </c:pt>
                <c:pt idx="168">
                  <c:v>40.630000000000003</c:v>
                </c:pt>
                <c:pt idx="169">
                  <c:v>43.8</c:v>
                </c:pt>
                <c:pt idx="170">
                  <c:v>46.92</c:v>
                </c:pt>
                <c:pt idx="171">
                  <c:v>49.86</c:v>
                </c:pt>
                <c:pt idx="172">
                  <c:v>52.7</c:v>
                </c:pt>
                <c:pt idx="173">
                  <c:v>54.05</c:v>
                </c:pt>
                <c:pt idx="174">
                  <c:v>55.39</c:v>
                </c:pt>
                <c:pt idx="175">
                  <c:v>56.51</c:v>
                </c:pt>
                <c:pt idx="176">
                  <c:v>57.75</c:v>
                </c:pt>
                <c:pt idx="177">
                  <c:v>58.93</c:v>
                </c:pt>
                <c:pt idx="178">
                  <c:v>60.15</c:v>
                </c:pt>
                <c:pt idx="179">
                  <c:v>61.37</c:v>
                </c:pt>
                <c:pt idx="180">
                  <c:v>62.57</c:v>
                </c:pt>
                <c:pt idx="181">
                  <c:v>63.760000000000012</c:v>
                </c:pt>
                <c:pt idx="182">
                  <c:v>64.88</c:v>
                </c:pt>
                <c:pt idx="183">
                  <c:v>63.660000000000011</c:v>
                </c:pt>
              </c:numCache>
            </c:numRef>
          </c:val>
        </c:ser>
        <c:ser>
          <c:idx val="6"/>
          <c:order val="6"/>
          <c:tx>
            <c:v>Clan G</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'10c'!$G$1:$G$184</c:f>
              <c:numCache>
                <c:formatCode>General</c:formatCode>
                <c:ptCount val="184"/>
                <c:pt idx="0">
                  <c:v>30</c:v>
                </c:pt>
                <c:pt idx="1">
                  <c:v>30.810000000000024</c:v>
                </c:pt>
                <c:pt idx="2">
                  <c:v>31.02</c:v>
                </c:pt>
                <c:pt idx="3">
                  <c:v>30.830000000000005</c:v>
                </c:pt>
                <c:pt idx="4">
                  <c:v>30.25</c:v>
                </c:pt>
                <c:pt idx="5">
                  <c:v>30.439999999999987</c:v>
                </c:pt>
                <c:pt idx="6">
                  <c:v>30.34</c:v>
                </c:pt>
                <c:pt idx="7">
                  <c:v>30.150000000000023</c:v>
                </c:pt>
                <c:pt idx="8">
                  <c:v>30.03</c:v>
                </c:pt>
                <c:pt idx="9">
                  <c:v>29.69</c:v>
                </c:pt>
                <c:pt idx="10">
                  <c:v>29.2</c:v>
                </c:pt>
                <c:pt idx="11">
                  <c:v>28.79</c:v>
                </c:pt>
                <c:pt idx="12">
                  <c:v>28.439999999999987</c:v>
                </c:pt>
                <c:pt idx="13">
                  <c:v>27.85</c:v>
                </c:pt>
                <c:pt idx="14">
                  <c:v>27.3</c:v>
                </c:pt>
                <c:pt idx="15">
                  <c:v>26.75</c:v>
                </c:pt>
                <c:pt idx="16">
                  <c:v>26.2</c:v>
                </c:pt>
                <c:pt idx="17">
                  <c:v>26.95</c:v>
                </c:pt>
                <c:pt idx="18">
                  <c:v>28.02</c:v>
                </c:pt>
                <c:pt idx="19">
                  <c:v>29.130000000000024</c:v>
                </c:pt>
                <c:pt idx="20">
                  <c:v>30.06</c:v>
                </c:pt>
                <c:pt idx="21">
                  <c:v>31.07</c:v>
                </c:pt>
                <c:pt idx="22">
                  <c:v>32.07</c:v>
                </c:pt>
                <c:pt idx="23">
                  <c:v>33.14</c:v>
                </c:pt>
                <c:pt idx="24">
                  <c:v>34.410000000000004</c:v>
                </c:pt>
                <c:pt idx="25">
                  <c:v>36.050000000000004</c:v>
                </c:pt>
                <c:pt idx="26">
                  <c:v>38.03</c:v>
                </c:pt>
                <c:pt idx="27">
                  <c:v>40.32</c:v>
                </c:pt>
                <c:pt idx="28">
                  <c:v>42.89</c:v>
                </c:pt>
                <c:pt idx="29">
                  <c:v>45.7</c:v>
                </c:pt>
                <c:pt idx="30">
                  <c:v>48.53</c:v>
                </c:pt>
                <c:pt idx="31">
                  <c:v>51.17</c:v>
                </c:pt>
                <c:pt idx="32">
                  <c:v>53.809999999999995</c:v>
                </c:pt>
                <c:pt idx="33">
                  <c:v>56.43</c:v>
                </c:pt>
                <c:pt idx="34">
                  <c:v>58.949999999999996</c:v>
                </c:pt>
                <c:pt idx="35">
                  <c:v>61.48</c:v>
                </c:pt>
                <c:pt idx="36">
                  <c:v>63.94</c:v>
                </c:pt>
                <c:pt idx="37">
                  <c:v>66.459999999999994</c:v>
                </c:pt>
                <c:pt idx="38">
                  <c:v>68.95</c:v>
                </c:pt>
                <c:pt idx="39">
                  <c:v>71.400000000000006</c:v>
                </c:pt>
                <c:pt idx="40">
                  <c:v>73.900000000000006</c:v>
                </c:pt>
                <c:pt idx="41">
                  <c:v>76.38</c:v>
                </c:pt>
                <c:pt idx="42">
                  <c:v>78.78</c:v>
                </c:pt>
                <c:pt idx="43">
                  <c:v>81.2</c:v>
                </c:pt>
                <c:pt idx="44">
                  <c:v>83.63</c:v>
                </c:pt>
                <c:pt idx="45">
                  <c:v>86</c:v>
                </c:pt>
                <c:pt idx="46">
                  <c:v>88.34</c:v>
                </c:pt>
                <c:pt idx="47">
                  <c:v>90.64</c:v>
                </c:pt>
                <c:pt idx="48">
                  <c:v>92.83</c:v>
                </c:pt>
                <c:pt idx="49">
                  <c:v>94.960000000000022</c:v>
                </c:pt>
                <c:pt idx="50">
                  <c:v>97.07</c:v>
                </c:pt>
                <c:pt idx="51">
                  <c:v>99.13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numCache>
            </c:numRef>
          </c:val>
        </c:ser>
        <c:ser>
          <c:idx val="7"/>
          <c:order val="7"/>
          <c:tx>
            <c:v>Clan H</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'10c'!$H$1:$H$184</c:f>
              <c:numCache>
                <c:formatCode>General</c:formatCode>
                <c:ptCount val="184"/>
                <c:pt idx="0">
                  <c:v>30</c:v>
                </c:pt>
                <c:pt idx="1">
                  <c:v>29.72</c:v>
                </c:pt>
                <c:pt idx="2">
                  <c:v>29.12</c:v>
                </c:pt>
                <c:pt idx="3">
                  <c:v>28.27</c:v>
                </c:pt>
                <c:pt idx="4">
                  <c:v>27.53</c:v>
                </c:pt>
                <c:pt idx="5">
                  <c:v>26.29</c:v>
                </c:pt>
                <c:pt idx="6">
                  <c:v>25.14</c:v>
                </c:pt>
                <c:pt idx="7">
                  <c:v>24.07</c:v>
                </c:pt>
                <c:pt idx="8">
                  <c:v>23.08</c:v>
                </c:pt>
                <c:pt idx="9">
                  <c:v>22.36</c:v>
                </c:pt>
                <c:pt idx="10">
                  <c:v>21.69</c:v>
                </c:pt>
                <c:pt idx="11">
                  <c:v>20.86</c:v>
                </c:pt>
                <c:pt idx="12">
                  <c:v>20.079999999999988</c:v>
                </c:pt>
                <c:pt idx="13">
                  <c:v>19.54</c:v>
                </c:pt>
                <c:pt idx="14">
                  <c:v>18.779999999999987</c:v>
                </c:pt>
                <c:pt idx="15">
                  <c:v>18.010000000000005</c:v>
                </c:pt>
                <c:pt idx="16">
                  <c:v>17.22</c:v>
                </c:pt>
                <c:pt idx="17">
                  <c:v>16.41</c:v>
                </c:pt>
                <c:pt idx="18">
                  <c:v>15.66</c:v>
                </c:pt>
                <c:pt idx="19">
                  <c:v>14.860000000000012</c:v>
                </c:pt>
                <c:pt idx="20">
                  <c:v>14.65</c:v>
                </c:pt>
                <c:pt idx="21">
                  <c:v>14.34</c:v>
                </c:pt>
                <c:pt idx="22">
                  <c:v>14.07</c:v>
                </c:pt>
                <c:pt idx="23">
                  <c:v>13.7</c:v>
                </c:pt>
                <c:pt idx="24">
                  <c:v>14.8</c:v>
                </c:pt>
                <c:pt idx="25">
                  <c:v>16.14</c:v>
                </c:pt>
                <c:pt idx="26">
                  <c:v>18.45</c:v>
                </c:pt>
                <c:pt idx="27">
                  <c:v>20.68</c:v>
                </c:pt>
                <c:pt idx="28">
                  <c:v>22.77</c:v>
                </c:pt>
                <c:pt idx="29">
                  <c:v>24.74</c:v>
                </c:pt>
                <c:pt idx="30">
                  <c:v>26.87</c:v>
                </c:pt>
                <c:pt idx="31">
                  <c:v>28.86</c:v>
                </c:pt>
                <c:pt idx="32">
                  <c:v>30.419999999999987</c:v>
                </c:pt>
                <c:pt idx="33">
                  <c:v>32.020000000000003</c:v>
                </c:pt>
                <c:pt idx="34">
                  <c:v>33.630000000000003</c:v>
                </c:pt>
                <c:pt idx="35">
                  <c:v>35.28</c:v>
                </c:pt>
                <c:pt idx="36">
                  <c:v>37.03</c:v>
                </c:pt>
                <c:pt idx="37">
                  <c:v>38.68</c:v>
                </c:pt>
                <c:pt idx="38">
                  <c:v>40.300000000000004</c:v>
                </c:pt>
                <c:pt idx="39">
                  <c:v>41.89</c:v>
                </c:pt>
                <c:pt idx="40">
                  <c:v>43.61</c:v>
                </c:pt>
                <c:pt idx="41">
                  <c:v>45.290000000000013</c:v>
                </c:pt>
                <c:pt idx="42">
                  <c:v>47.01</c:v>
                </c:pt>
                <c:pt idx="43">
                  <c:v>48.64</c:v>
                </c:pt>
                <c:pt idx="44">
                  <c:v>50.21</c:v>
                </c:pt>
                <c:pt idx="45">
                  <c:v>51.7</c:v>
                </c:pt>
                <c:pt idx="46">
                  <c:v>53.1</c:v>
                </c:pt>
                <c:pt idx="47">
                  <c:v>54.44</c:v>
                </c:pt>
                <c:pt idx="48">
                  <c:v>56.24</c:v>
                </c:pt>
                <c:pt idx="49">
                  <c:v>57.4</c:v>
                </c:pt>
                <c:pt idx="50">
                  <c:v>58.59</c:v>
                </c:pt>
                <c:pt idx="51">
                  <c:v>59.690000000000012</c:v>
                </c:pt>
                <c:pt idx="52">
                  <c:v>60.790000000000013</c:v>
                </c:pt>
                <c:pt idx="53">
                  <c:v>61.849999999999994</c:v>
                </c:pt>
                <c:pt idx="54">
                  <c:v>62.849999999999994</c:v>
                </c:pt>
                <c:pt idx="55">
                  <c:v>62.660000000000011</c:v>
                </c:pt>
                <c:pt idx="56">
                  <c:v>62.59</c:v>
                </c:pt>
                <c:pt idx="57">
                  <c:v>62.6</c:v>
                </c:pt>
                <c:pt idx="58">
                  <c:v>62.720000000000013</c:v>
                </c:pt>
                <c:pt idx="59">
                  <c:v>62.949999999999996</c:v>
                </c:pt>
                <c:pt idx="60">
                  <c:v>63.24</c:v>
                </c:pt>
                <c:pt idx="61">
                  <c:v>63.620000000000012</c:v>
                </c:pt>
                <c:pt idx="62">
                  <c:v>64.08</c:v>
                </c:pt>
                <c:pt idx="63">
                  <c:v>64.56</c:v>
                </c:pt>
                <c:pt idx="64">
                  <c:v>65.09</c:v>
                </c:pt>
                <c:pt idx="65">
                  <c:v>66.13</c:v>
                </c:pt>
                <c:pt idx="66">
                  <c:v>66.08</c:v>
                </c:pt>
                <c:pt idx="67">
                  <c:v>66.09</c:v>
                </c:pt>
                <c:pt idx="68">
                  <c:v>66.16</c:v>
                </c:pt>
                <c:pt idx="69">
                  <c:v>66.28</c:v>
                </c:pt>
                <c:pt idx="70">
                  <c:v>66.440000000000026</c:v>
                </c:pt>
                <c:pt idx="71">
                  <c:v>66.64</c:v>
                </c:pt>
                <c:pt idx="72">
                  <c:v>66.89</c:v>
                </c:pt>
                <c:pt idx="73">
                  <c:v>67.179999999999978</c:v>
                </c:pt>
                <c:pt idx="74">
                  <c:v>67.489999999999995</c:v>
                </c:pt>
                <c:pt idx="75">
                  <c:v>68.040000000000006</c:v>
                </c:pt>
                <c:pt idx="76">
                  <c:v>68.599999999999994</c:v>
                </c:pt>
                <c:pt idx="77">
                  <c:v>69.25</c:v>
                </c:pt>
              </c:numCache>
            </c:numRef>
          </c:val>
        </c:ser>
        <c:ser>
          <c:idx val="8"/>
          <c:order val="8"/>
          <c:tx>
            <c:v>Clan I</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'10c'!$I$1:$I$184</c:f>
              <c:numCache>
                <c:formatCode>General</c:formatCode>
                <c:ptCount val="184"/>
                <c:pt idx="0">
                  <c:v>30</c:v>
                </c:pt>
                <c:pt idx="1">
                  <c:v>29.77</c:v>
                </c:pt>
                <c:pt idx="2">
                  <c:v>29.01</c:v>
                </c:pt>
                <c:pt idx="3">
                  <c:v>27.9</c:v>
                </c:pt>
                <c:pt idx="4">
                  <c:v>26.32</c:v>
                </c:pt>
                <c:pt idx="5">
                  <c:v>24.86</c:v>
                </c:pt>
                <c:pt idx="6">
                  <c:v>23.459999999999987</c:v>
                </c:pt>
                <c:pt idx="7">
                  <c:v>22.110000000000024</c:v>
                </c:pt>
                <c:pt idx="8">
                  <c:v>20.8</c:v>
                </c:pt>
                <c:pt idx="9">
                  <c:v>19.760000000000002</c:v>
                </c:pt>
                <c:pt idx="10">
                  <c:v>18.760000000000002</c:v>
                </c:pt>
                <c:pt idx="11">
                  <c:v>17.8</c:v>
                </c:pt>
                <c:pt idx="12">
                  <c:v>16.87</c:v>
                </c:pt>
                <c:pt idx="13">
                  <c:v>16.190000000000001</c:v>
                </c:pt>
                <c:pt idx="14">
                  <c:v>15.53</c:v>
                </c:pt>
                <c:pt idx="15">
                  <c:v>14.91</c:v>
                </c:pt>
                <c:pt idx="16">
                  <c:v>14.3</c:v>
                </c:pt>
                <c:pt idx="17">
                  <c:v>13.58</c:v>
                </c:pt>
                <c:pt idx="18">
                  <c:v>12.62</c:v>
                </c:pt>
                <c:pt idx="19">
                  <c:v>11.55</c:v>
                </c:pt>
                <c:pt idx="20">
                  <c:v>10.860000000000012</c:v>
                </c:pt>
                <c:pt idx="21">
                  <c:v>10.15</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10</c:v>
                </c:pt>
                <c:pt idx="98">
                  <c:v>10</c:v>
                </c:pt>
                <c:pt idx="99">
                  <c:v>10</c:v>
                </c:pt>
                <c:pt idx="100">
                  <c:v>10</c:v>
                </c:pt>
                <c:pt idx="101">
                  <c:v>10</c:v>
                </c:pt>
                <c:pt idx="102">
                  <c:v>10</c:v>
                </c:pt>
                <c:pt idx="103">
                  <c:v>10.450000000000006</c:v>
                </c:pt>
                <c:pt idx="104">
                  <c:v>10.54</c:v>
                </c:pt>
                <c:pt idx="105">
                  <c:v>10.65</c:v>
                </c:pt>
                <c:pt idx="106">
                  <c:v>10.82</c:v>
                </c:pt>
                <c:pt idx="107">
                  <c:v>11.04</c:v>
                </c:pt>
                <c:pt idx="108">
                  <c:v>11.27</c:v>
                </c:pt>
                <c:pt idx="109">
                  <c:v>11.33</c:v>
                </c:pt>
                <c:pt idx="110">
                  <c:v>11.32</c:v>
                </c:pt>
                <c:pt idx="111">
                  <c:v>11.49</c:v>
                </c:pt>
                <c:pt idx="112">
                  <c:v>10.51</c:v>
                </c:pt>
                <c:pt idx="113">
                  <c:v>10</c:v>
                </c:pt>
                <c:pt idx="114">
                  <c:v>10</c:v>
                </c:pt>
                <c:pt idx="115">
                  <c:v>11.4</c:v>
                </c:pt>
                <c:pt idx="116">
                  <c:v>13.15</c:v>
                </c:pt>
                <c:pt idx="117">
                  <c:v>15.08</c:v>
                </c:pt>
                <c:pt idx="118">
                  <c:v>17.03</c:v>
                </c:pt>
                <c:pt idx="119">
                  <c:v>19</c:v>
                </c:pt>
                <c:pt idx="120">
                  <c:v>21.01</c:v>
                </c:pt>
                <c:pt idx="121">
                  <c:v>23.09</c:v>
                </c:pt>
                <c:pt idx="122">
                  <c:v>25.22</c:v>
                </c:pt>
                <c:pt idx="123">
                  <c:v>27.22</c:v>
                </c:pt>
                <c:pt idx="124">
                  <c:v>29.36</c:v>
                </c:pt>
                <c:pt idx="125">
                  <c:v>31.66</c:v>
                </c:pt>
                <c:pt idx="126">
                  <c:v>34.11</c:v>
                </c:pt>
                <c:pt idx="127">
                  <c:v>36.720000000000013</c:v>
                </c:pt>
                <c:pt idx="128">
                  <c:v>39.49</c:v>
                </c:pt>
                <c:pt idx="129">
                  <c:v>42.449999999999996</c:v>
                </c:pt>
                <c:pt idx="130">
                  <c:v>45.620000000000012</c:v>
                </c:pt>
                <c:pt idx="131">
                  <c:v>47.48</c:v>
                </c:pt>
                <c:pt idx="132">
                  <c:v>49.339999999999996</c:v>
                </c:pt>
                <c:pt idx="133">
                  <c:v>50.92</c:v>
                </c:pt>
                <c:pt idx="134">
                  <c:v>52.89</c:v>
                </c:pt>
                <c:pt idx="135">
                  <c:v>51.53</c:v>
                </c:pt>
                <c:pt idx="136">
                  <c:v>50.24</c:v>
                </c:pt>
                <c:pt idx="137">
                  <c:v>49.03</c:v>
                </c:pt>
                <c:pt idx="138">
                  <c:v>47.94</c:v>
                </c:pt>
                <c:pt idx="139">
                  <c:v>47.11</c:v>
                </c:pt>
                <c:pt idx="140">
                  <c:v>46.04</c:v>
                </c:pt>
                <c:pt idx="141">
                  <c:v>44.94</c:v>
                </c:pt>
                <c:pt idx="142">
                  <c:v>44.57</c:v>
                </c:pt>
                <c:pt idx="143">
                  <c:v>44.09</c:v>
                </c:pt>
                <c:pt idx="144">
                  <c:v>42.74</c:v>
                </c:pt>
                <c:pt idx="145">
                  <c:v>41.33</c:v>
                </c:pt>
                <c:pt idx="146">
                  <c:v>42.64</c:v>
                </c:pt>
                <c:pt idx="147">
                  <c:v>44.09</c:v>
                </c:pt>
                <c:pt idx="148">
                  <c:v>45.83</c:v>
                </c:pt>
                <c:pt idx="149">
                  <c:v>47.52</c:v>
                </c:pt>
                <c:pt idx="150">
                  <c:v>49.290000000000013</c:v>
                </c:pt>
                <c:pt idx="151">
                  <c:v>51.39</c:v>
                </c:pt>
                <c:pt idx="152">
                  <c:v>53.13</c:v>
                </c:pt>
                <c:pt idx="153">
                  <c:v>54.94</c:v>
                </c:pt>
                <c:pt idx="154">
                  <c:v>57.17</c:v>
                </c:pt>
                <c:pt idx="155">
                  <c:v>59</c:v>
                </c:pt>
                <c:pt idx="156">
                  <c:v>60.83</c:v>
                </c:pt>
                <c:pt idx="157">
                  <c:v>62.660000000000011</c:v>
                </c:pt>
                <c:pt idx="158">
                  <c:v>64.510000000000005</c:v>
                </c:pt>
                <c:pt idx="159">
                  <c:v>65.25</c:v>
                </c:pt>
                <c:pt idx="160">
                  <c:v>66.069999999999993</c:v>
                </c:pt>
                <c:pt idx="161">
                  <c:v>67.73</c:v>
                </c:pt>
                <c:pt idx="162">
                  <c:v>68.72</c:v>
                </c:pt>
                <c:pt idx="163">
                  <c:v>69.819999999999993</c:v>
                </c:pt>
                <c:pt idx="164">
                  <c:v>71.02</c:v>
                </c:pt>
                <c:pt idx="165">
                  <c:v>72.669999999999987</c:v>
                </c:pt>
                <c:pt idx="166">
                  <c:v>74.040000000000006</c:v>
                </c:pt>
                <c:pt idx="167">
                  <c:v>75.52</c:v>
                </c:pt>
                <c:pt idx="168">
                  <c:v>75.930000000000007</c:v>
                </c:pt>
                <c:pt idx="169">
                  <c:v>76.59</c:v>
                </c:pt>
                <c:pt idx="170">
                  <c:v>77.36999999999999</c:v>
                </c:pt>
                <c:pt idx="171">
                  <c:v>79.08</c:v>
                </c:pt>
                <c:pt idx="172">
                  <c:v>80.73</c:v>
                </c:pt>
                <c:pt idx="173">
                  <c:v>82.7</c:v>
                </c:pt>
                <c:pt idx="174">
                  <c:v>84.679999999999978</c:v>
                </c:pt>
                <c:pt idx="175">
                  <c:v>86.9</c:v>
                </c:pt>
                <c:pt idx="176">
                  <c:v>88.940000000000026</c:v>
                </c:pt>
                <c:pt idx="177">
                  <c:v>91.440000000000026</c:v>
                </c:pt>
                <c:pt idx="178">
                  <c:v>93.75</c:v>
                </c:pt>
                <c:pt idx="179">
                  <c:v>96.08</c:v>
                </c:pt>
                <c:pt idx="180">
                  <c:v>98.38</c:v>
                </c:pt>
                <c:pt idx="181">
                  <c:v>100</c:v>
                </c:pt>
                <c:pt idx="182">
                  <c:v>100</c:v>
                </c:pt>
              </c:numCache>
            </c:numRef>
          </c:val>
        </c:ser>
        <c:ser>
          <c:idx val="9"/>
          <c:order val="9"/>
          <c:tx>
            <c:v>Clan J</c:v>
          </c:tx>
          <c:marker>
            <c:symbol val="none"/>
          </c:marker>
          <c:cat>
            <c:numRef>
              <c:f>'10c'!$V$1:$V$185</c:f>
              <c:numCache>
                <c:formatCode>General</c:formatCode>
                <c:ptCount val="1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numCache>
            </c:numRef>
          </c:cat>
          <c:val>
            <c:numRef>
              <c:f>'10c'!$J$1:$J$184</c:f>
              <c:numCache>
                <c:formatCode>General</c:formatCode>
                <c:ptCount val="184"/>
                <c:pt idx="0">
                  <c:v>30</c:v>
                </c:pt>
                <c:pt idx="1">
                  <c:v>29.55</c:v>
                </c:pt>
                <c:pt idx="2">
                  <c:v>28.73</c:v>
                </c:pt>
                <c:pt idx="3">
                  <c:v>27.779999999999987</c:v>
                </c:pt>
                <c:pt idx="4">
                  <c:v>25.89</c:v>
                </c:pt>
                <c:pt idx="5">
                  <c:v>23.919999999999987</c:v>
                </c:pt>
                <c:pt idx="6">
                  <c:v>22.03</c:v>
                </c:pt>
                <c:pt idx="7">
                  <c:v>20.2</c:v>
                </c:pt>
                <c:pt idx="8">
                  <c:v>18.45</c:v>
                </c:pt>
                <c:pt idx="9">
                  <c:v>16.959999999999987</c:v>
                </c:pt>
                <c:pt idx="10">
                  <c:v>15.51</c:v>
                </c:pt>
                <c:pt idx="11">
                  <c:v>14.11</c:v>
                </c:pt>
                <c:pt idx="12">
                  <c:v>12.55</c:v>
                </c:pt>
                <c:pt idx="13">
                  <c:v>11.239999999999998</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c:v>
                </c:pt>
                <c:pt idx="48">
                  <c:v>10</c:v>
                </c:pt>
                <c:pt idx="49">
                  <c:v>10</c:v>
                </c:pt>
                <c:pt idx="50">
                  <c:v>10</c:v>
                </c:pt>
                <c:pt idx="51">
                  <c:v>10</c:v>
                </c:pt>
                <c:pt idx="52">
                  <c:v>10</c:v>
                </c:pt>
                <c:pt idx="53">
                  <c:v>10</c:v>
                </c:pt>
                <c:pt idx="54">
                  <c:v>10</c:v>
                </c:pt>
                <c:pt idx="55">
                  <c:v>10</c:v>
                </c:pt>
                <c:pt idx="56">
                  <c:v>10</c:v>
                </c:pt>
                <c:pt idx="57">
                  <c:v>10</c:v>
                </c:pt>
                <c:pt idx="58">
                  <c:v>10</c:v>
                </c:pt>
                <c:pt idx="59">
                  <c:v>10</c:v>
                </c:pt>
                <c:pt idx="60">
                  <c:v>10</c:v>
                </c:pt>
                <c:pt idx="61">
                  <c:v>10</c:v>
                </c:pt>
                <c:pt idx="62">
                  <c:v>10</c:v>
                </c:pt>
                <c:pt idx="63">
                  <c:v>10</c:v>
                </c:pt>
                <c:pt idx="64">
                  <c:v>10</c:v>
                </c:pt>
                <c:pt idx="65">
                  <c:v>10</c:v>
                </c:pt>
                <c:pt idx="66">
                  <c:v>10</c:v>
                </c:pt>
                <c:pt idx="67">
                  <c:v>10</c:v>
                </c:pt>
                <c:pt idx="68">
                  <c:v>10</c:v>
                </c:pt>
                <c:pt idx="69">
                  <c:v>10</c:v>
                </c:pt>
                <c:pt idx="70">
                  <c:v>10</c:v>
                </c:pt>
                <c:pt idx="71">
                  <c:v>10</c:v>
                </c:pt>
                <c:pt idx="72">
                  <c:v>10</c:v>
                </c:pt>
                <c:pt idx="73">
                  <c:v>10</c:v>
                </c:pt>
                <c:pt idx="74">
                  <c:v>10</c:v>
                </c:pt>
                <c:pt idx="75">
                  <c:v>10</c:v>
                </c:pt>
                <c:pt idx="76">
                  <c:v>10</c:v>
                </c:pt>
                <c:pt idx="77">
                  <c:v>10</c:v>
                </c:pt>
                <c:pt idx="78">
                  <c:v>10</c:v>
                </c:pt>
                <c:pt idx="79">
                  <c:v>10</c:v>
                </c:pt>
                <c:pt idx="80">
                  <c:v>10</c:v>
                </c:pt>
                <c:pt idx="81">
                  <c:v>10</c:v>
                </c:pt>
                <c:pt idx="82">
                  <c:v>10</c:v>
                </c:pt>
                <c:pt idx="83">
                  <c:v>10</c:v>
                </c:pt>
                <c:pt idx="84">
                  <c:v>10</c:v>
                </c:pt>
                <c:pt idx="85">
                  <c:v>10</c:v>
                </c:pt>
                <c:pt idx="86">
                  <c:v>10</c:v>
                </c:pt>
                <c:pt idx="87">
                  <c:v>10</c:v>
                </c:pt>
                <c:pt idx="88">
                  <c:v>10</c:v>
                </c:pt>
                <c:pt idx="89">
                  <c:v>10</c:v>
                </c:pt>
                <c:pt idx="90">
                  <c:v>10</c:v>
                </c:pt>
                <c:pt idx="91">
                  <c:v>10</c:v>
                </c:pt>
                <c:pt idx="92">
                  <c:v>10</c:v>
                </c:pt>
                <c:pt idx="93">
                  <c:v>10</c:v>
                </c:pt>
                <c:pt idx="94">
                  <c:v>10</c:v>
                </c:pt>
                <c:pt idx="95">
                  <c:v>10</c:v>
                </c:pt>
                <c:pt idx="96">
                  <c:v>10</c:v>
                </c:pt>
                <c:pt idx="97">
                  <c:v>12.129999999999999</c:v>
                </c:pt>
                <c:pt idx="98">
                  <c:v>13.719999999999999</c:v>
                </c:pt>
                <c:pt idx="99">
                  <c:v>13.56</c:v>
                </c:pt>
                <c:pt idx="100">
                  <c:v>13.33</c:v>
                </c:pt>
                <c:pt idx="101">
                  <c:v>12.99</c:v>
                </c:pt>
                <c:pt idx="102">
                  <c:v>12.56</c:v>
                </c:pt>
                <c:pt idx="103">
                  <c:v>14.739999999999998</c:v>
                </c:pt>
                <c:pt idx="104">
                  <c:v>14.870000000000006</c:v>
                </c:pt>
                <c:pt idx="105">
                  <c:v>14.68</c:v>
                </c:pt>
                <c:pt idx="106">
                  <c:v>14.44</c:v>
                </c:pt>
                <c:pt idx="107">
                  <c:v>14.139999999999999</c:v>
                </c:pt>
                <c:pt idx="108">
                  <c:v>13.08</c:v>
                </c:pt>
                <c:pt idx="109">
                  <c:v>12.139999999999999</c:v>
                </c:pt>
                <c:pt idx="110">
                  <c:v>11.12</c:v>
                </c:pt>
                <c:pt idx="111">
                  <c:v>10.93</c:v>
                </c:pt>
                <c:pt idx="112">
                  <c:v>12.55</c:v>
                </c:pt>
                <c:pt idx="113">
                  <c:v>12.07</c:v>
                </c:pt>
                <c:pt idx="114">
                  <c:v>11.44</c:v>
                </c:pt>
                <c:pt idx="115">
                  <c:v>11.15</c:v>
                </c:pt>
                <c:pt idx="116">
                  <c:v>11.26</c:v>
                </c:pt>
                <c:pt idx="117">
                  <c:v>11.75</c:v>
                </c:pt>
                <c:pt idx="118">
                  <c:v>12.44</c:v>
                </c:pt>
                <c:pt idx="119">
                  <c:v>13.18</c:v>
                </c:pt>
                <c:pt idx="120">
                  <c:v>14</c:v>
                </c:pt>
                <c:pt idx="121">
                  <c:v>14.870000000000006</c:v>
                </c:pt>
                <c:pt idx="122">
                  <c:v>17.45</c:v>
                </c:pt>
                <c:pt idx="123">
                  <c:v>18.260000000000002</c:v>
                </c:pt>
                <c:pt idx="124">
                  <c:v>19.16</c:v>
                </c:pt>
                <c:pt idx="125">
                  <c:v>20.149999999999999</c:v>
                </c:pt>
                <c:pt idx="126">
                  <c:v>21.22</c:v>
                </c:pt>
                <c:pt idx="127">
                  <c:v>22.38</c:v>
                </c:pt>
                <c:pt idx="128">
                  <c:v>23.610000000000024</c:v>
                </c:pt>
                <c:pt idx="129">
                  <c:v>24.95</c:v>
                </c:pt>
                <c:pt idx="130">
                  <c:v>26.38</c:v>
                </c:pt>
                <c:pt idx="131">
                  <c:v>27.74</c:v>
                </c:pt>
                <c:pt idx="132">
                  <c:v>28.979999999999986</c:v>
                </c:pt>
                <c:pt idx="133">
                  <c:v>30.150000000000023</c:v>
                </c:pt>
                <c:pt idx="134">
                  <c:v>31.279999999999987</c:v>
                </c:pt>
                <c:pt idx="135">
                  <c:v>32.06</c:v>
                </c:pt>
                <c:pt idx="136">
                  <c:v>32.92</c:v>
                </c:pt>
                <c:pt idx="137">
                  <c:v>33.790000000000013</c:v>
                </c:pt>
                <c:pt idx="138">
                  <c:v>34.65</c:v>
                </c:pt>
                <c:pt idx="139">
                  <c:v>36.620000000000012</c:v>
                </c:pt>
                <c:pt idx="140">
                  <c:v>34.49</c:v>
                </c:pt>
                <c:pt idx="141">
                  <c:v>32.290000000000013</c:v>
                </c:pt>
                <c:pt idx="142">
                  <c:v>29.88</c:v>
                </c:pt>
                <c:pt idx="143">
                  <c:v>27.32</c:v>
                </c:pt>
                <c:pt idx="144">
                  <c:v>24.630000000000024</c:v>
                </c:pt>
                <c:pt idx="145">
                  <c:v>21.759999999999987</c:v>
                </c:pt>
                <c:pt idx="146">
                  <c:v>21.07</c:v>
                </c:pt>
                <c:pt idx="147">
                  <c:v>21.62</c:v>
                </c:pt>
                <c:pt idx="148">
                  <c:v>22.7</c:v>
                </c:pt>
                <c:pt idx="149">
                  <c:v>24.05</c:v>
                </c:pt>
                <c:pt idx="150">
                  <c:v>25.479999999999986</c:v>
                </c:pt>
                <c:pt idx="151">
                  <c:v>26.56</c:v>
                </c:pt>
                <c:pt idx="152">
                  <c:v>27.88</c:v>
                </c:pt>
                <c:pt idx="153">
                  <c:v>29.43</c:v>
                </c:pt>
                <c:pt idx="154">
                  <c:v>30.939999999999987</c:v>
                </c:pt>
                <c:pt idx="155">
                  <c:v>32.449999999999996</c:v>
                </c:pt>
                <c:pt idx="156">
                  <c:v>33.99</c:v>
                </c:pt>
                <c:pt idx="157">
                  <c:v>35.630000000000003</c:v>
                </c:pt>
                <c:pt idx="158">
                  <c:v>37.370000000000005</c:v>
                </c:pt>
                <c:pt idx="159">
                  <c:v>39.120000000000012</c:v>
                </c:pt>
                <c:pt idx="160">
                  <c:v>40.910000000000004</c:v>
                </c:pt>
                <c:pt idx="161">
                  <c:v>42.74</c:v>
                </c:pt>
                <c:pt idx="162">
                  <c:v>44.59</c:v>
                </c:pt>
                <c:pt idx="163">
                  <c:v>46.52</c:v>
                </c:pt>
                <c:pt idx="164">
                  <c:v>48.25</c:v>
                </c:pt>
                <c:pt idx="165">
                  <c:v>50.02</c:v>
                </c:pt>
                <c:pt idx="166">
                  <c:v>51.839999999999996</c:v>
                </c:pt>
                <c:pt idx="167">
                  <c:v>53.720000000000013</c:v>
                </c:pt>
                <c:pt idx="168">
                  <c:v>58.120000000000012</c:v>
                </c:pt>
                <c:pt idx="169">
                  <c:v>62.63</c:v>
                </c:pt>
                <c:pt idx="170">
                  <c:v>65.48</c:v>
                </c:pt>
                <c:pt idx="171">
                  <c:v>68.14</c:v>
                </c:pt>
                <c:pt idx="172">
                  <c:v>70.72</c:v>
                </c:pt>
                <c:pt idx="173">
                  <c:v>72.069999999999993</c:v>
                </c:pt>
                <c:pt idx="174">
                  <c:v>73.42</c:v>
                </c:pt>
                <c:pt idx="175">
                  <c:v>74.66</c:v>
                </c:pt>
                <c:pt idx="176">
                  <c:v>75.989999999999995</c:v>
                </c:pt>
                <c:pt idx="177">
                  <c:v>77.260000000000005</c:v>
                </c:pt>
                <c:pt idx="178">
                  <c:v>78.58</c:v>
                </c:pt>
                <c:pt idx="179">
                  <c:v>79.89</c:v>
                </c:pt>
                <c:pt idx="180">
                  <c:v>81.19</c:v>
                </c:pt>
                <c:pt idx="181">
                  <c:v>82.5</c:v>
                </c:pt>
                <c:pt idx="182">
                  <c:v>83.78</c:v>
                </c:pt>
                <c:pt idx="183">
                  <c:v>82.990000000000023</c:v>
                </c:pt>
              </c:numCache>
            </c:numRef>
          </c:val>
        </c:ser>
        <c:marker val="1"/>
        <c:axId val="60322944"/>
        <c:axId val="60324864"/>
      </c:lineChart>
      <c:catAx>
        <c:axId val="60322944"/>
        <c:scaling>
          <c:orientation val="minMax"/>
        </c:scaling>
        <c:axPos val="b"/>
        <c:title>
          <c:tx>
            <c:rich>
              <a:bodyPr/>
              <a:lstStyle/>
              <a:p>
                <a:pPr>
                  <a:defRPr/>
                </a:pPr>
                <a:r>
                  <a:rPr lang="en-US" sz="1200"/>
                  <a:t>Turns</a:t>
                </a:r>
              </a:p>
            </c:rich>
          </c:tx>
          <c:layout>
            <c:manualLayout>
              <c:xMode val="edge"/>
              <c:yMode val="edge"/>
              <c:x val="0.88666767940181113"/>
              <c:y val="0.86593712076313045"/>
            </c:manualLayout>
          </c:layout>
        </c:title>
        <c:numFmt formatCode="General" sourceLinked="1"/>
        <c:tickLblPos val="nextTo"/>
        <c:crossAx val="60324864"/>
        <c:crossesAt val="0"/>
        <c:auto val="1"/>
        <c:lblAlgn val="ctr"/>
        <c:lblOffset val="50"/>
        <c:tickLblSkip val="5"/>
        <c:tickMarkSkip val="5"/>
      </c:catAx>
      <c:valAx>
        <c:axId val="60324864"/>
        <c:scaling>
          <c:orientation val="minMax"/>
          <c:max val="100"/>
          <c:min val="0"/>
        </c:scaling>
        <c:axPos val="l"/>
        <c:majorGridlines/>
        <c:numFmt formatCode="General" sourceLinked="1"/>
        <c:tickLblPos val="nextTo"/>
        <c:crossAx val="60322944"/>
        <c:crosses val="autoZero"/>
        <c:crossBetween val="between"/>
      </c:valAx>
    </c:plotArea>
    <c:legend>
      <c:legendPos val="r"/>
      <c:layout>
        <c:manualLayout>
          <c:xMode val="edge"/>
          <c:yMode val="edge"/>
          <c:x val="0.87854604991096241"/>
          <c:y val="0.22925154516975702"/>
          <c:w val="0.11196495936400233"/>
          <c:h val="0.56550390878559531"/>
        </c:manualLayout>
      </c:layout>
    </c:legend>
    <c:plotVisOnly val="1"/>
    <c:dispBlanksAs val="gap"/>
  </c:chart>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3147485011761785E-2"/>
          <c:y val="1.7436135153067123E-2"/>
        </c:manualLayout>
      </c:layout>
    </c:title>
    <c:plotArea>
      <c:layout>
        <c:manualLayout>
          <c:layoutTarget val="inner"/>
          <c:xMode val="edge"/>
          <c:yMode val="edge"/>
          <c:x val="4.8143460215336324E-2"/>
          <c:y val="8.5586622713375596E-2"/>
          <c:w val="0.8159039729154377"/>
          <c:h val="0.83141908779840701"/>
        </c:manualLayout>
      </c:layout>
      <c:lineChart>
        <c:grouping val="standard"/>
        <c:ser>
          <c:idx val="0"/>
          <c:order val="0"/>
          <c:tx>
            <c:v>Relation AB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'5CaR2.5AnEW'!$G$1:$G$49</c:f>
              <c:numCache>
                <c:formatCode>General</c:formatCode>
                <c:ptCount val="49"/>
                <c:pt idx="0">
                  <c:v>-14.33</c:v>
                </c:pt>
                <c:pt idx="1">
                  <c:v>-14.26</c:v>
                </c:pt>
                <c:pt idx="2">
                  <c:v>-14.02</c:v>
                </c:pt>
                <c:pt idx="3">
                  <c:v>-13.79</c:v>
                </c:pt>
                <c:pt idx="4">
                  <c:v>-13.56</c:v>
                </c:pt>
                <c:pt idx="5">
                  <c:v>-13.34</c:v>
                </c:pt>
                <c:pt idx="6">
                  <c:v>-13.129999999999999</c:v>
                </c:pt>
                <c:pt idx="7">
                  <c:v>-12.92</c:v>
                </c:pt>
                <c:pt idx="8">
                  <c:v>-12.719999999999999</c:v>
                </c:pt>
                <c:pt idx="9">
                  <c:v>-12.55</c:v>
                </c:pt>
                <c:pt idx="10">
                  <c:v>-12.33</c:v>
                </c:pt>
                <c:pt idx="11">
                  <c:v>-12.1</c:v>
                </c:pt>
                <c:pt idx="12">
                  <c:v>-11.88</c:v>
                </c:pt>
                <c:pt idx="13">
                  <c:v>-11.75</c:v>
                </c:pt>
                <c:pt idx="14">
                  <c:v>-11.48</c:v>
                </c:pt>
                <c:pt idx="15">
                  <c:v>-11.139999999999999</c:v>
                </c:pt>
                <c:pt idx="16">
                  <c:v>-10.739999999999998</c:v>
                </c:pt>
                <c:pt idx="17">
                  <c:v>-10.28</c:v>
                </c:pt>
                <c:pt idx="18">
                  <c:v>-9.75</c:v>
                </c:pt>
                <c:pt idx="19">
                  <c:v>-9.15</c:v>
                </c:pt>
                <c:pt idx="20">
                  <c:v>-8.7100000000000009</c:v>
                </c:pt>
                <c:pt idx="21">
                  <c:v>-8.6</c:v>
                </c:pt>
                <c:pt idx="22">
                  <c:v>-8.56</c:v>
                </c:pt>
                <c:pt idx="23">
                  <c:v>-8.39</c:v>
                </c:pt>
                <c:pt idx="24">
                  <c:v>-8.5</c:v>
                </c:pt>
                <c:pt idx="25">
                  <c:v>10.58</c:v>
                </c:pt>
                <c:pt idx="26">
                  <c:v>10.84</c:v>
                </c:pt>
                <c:pt idx="27">
                  <c:v>11.49</c:v>
                </c:pt>
                <c:pt idx="28">
                  <c:v>11.99</c:v>
                </c:pt>
                <c:pt idx="29">
                  <c:v>12.52</c:v>
                </c:pt>
                <c:pt idx="30">
                  <c:v>13.1</c:v>
                </c:pt>
                <c:pt idx="31">
                  <c:v>12.98</c:v>
                </c:pt>
                <c:pt idx="32">
                  <c:v>12.850000000000009</c:v>
                </c:pt>
                <c:pt idx="33">
                  <c:v>12.739999999999998</c:v>
                </c:pt>
                <c:pt idx="34">
                  <c:v>12.66</c:v>
                </c:pt>
                <c:pt idx="35">
                  <c:v>12.61</c:v>
                </c:pt>
                <c:pt idx="36">
                  <c:v>2.9499999999999997</c:v>
                </c:pt>
                <c:pt idx="37">
                  <c:v>2.9899999999999998</c:v>
                </c:pt>
                <c:pt idx="38">
                  <c:v>3.18</c:v>
                </c:pt>
                <c:pt idx="39">
                  <c:v>3.51</c:v>
                </c:pt>
                <c:pt idx="40">
                  <c:v>-22.3</c:v>
                </c:pt>
                <c:pt idx="41">
                  <c:v>-33.68</c:v>
                </c:pt>
                <c:pt idx="42">
                  <c:v>-85.179999999999978</c:v>
                </c:pt>
                <c:pt idx="43">
                  <c:v>-88.58</c:v>
                </c:pt>
                <c:pt idx="44">
                  <c:v>-87.66</c:v>
                </c:pt>
                <c:pt idx="45">
                  <c:v>-86.83</c:v>
                </c:pt>
                <c:pt idx="46">
                  <c:v>-86.05</c:v>
                </c:pt>
                <c:pt idx="47">
                  <c:v>-87.39</c:v>
                </c:pt>
                <c:pt idx="48">
                  <c:v>16.110000000000017</c:v>
                </c:pt>
              </c:numCache>
            </c:numRef>
          </c:val>
        </c:ser>
        <c:ser>
          <c:idx val="1"/>
          <c:order val="1"/>
          <c:tx>
            <c:v>Relation AC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'5CaR2.5AnEW'!$H$1:$H$49</c:f>
              <c:numCache>
                <c:formatCode>General</c:formatCode>
                <c:ptCount val="49"/>
                <c:pt idx="0">
                  <c:v>4.99</c:v>
                </c:pt>
                <c:pt idx="1">
                  <c:v>17.88</c:v>
                </c:pt>
                <c:pt idx="2">
                  <c:v>17.649999999999999</c:v>
                </c:pt>
                <c:pt idx="3">
                  <c:v>17.420000000000002</c:v>
                </c:pt>
                <c:pt idx="4">
                  <c:v>17.2</c:v>
                </c:pt>
                <c:pt idx="5">
                  <c:v>16.979999999999986</c:v>
                </c:pt>
                <c:pt idx="6">
                  <c:v>16.77</c:v>
                </c:pt>
                <c:pt idx="7">
                  <c:v>16.559999999999999</c:v>
                </c:pt>
                <c:pt idx="8">
                  <c:v>16.36</c:v>
                </c:pt>
                <c:pt idx="9">
                  <c:v>20.68</c:v>
                </c:pt>
                <c:pt idx="10">
                  <c:v>20.62</c:v>
                </c:pt>
                <c:pt idx="11">
                  <c:v>20.57</c:v>
                </c:pt>
                <c:pt idx="12">
                  <c:v>20.52</c:v>
                </c:pt>
                <c:pt idx="13">
                  <c:v>25.9</c:v>
                </c:pt>
                <c:pt idx="14">
                  <c:v>31.479999999999986</c:v>
                </c:pt>
                <c:pt idx="15">
                  <c:v>37.290000000000013</c:v>
                </c:pt>
                <c:pt idx="16">
                  <c:v>43.07</c:v>
                </c:pt>
                <c:pt idx="17">
                  <c:v>48.77</c:v>
                </c:pt>
                <c:pt idx="18">
                  <c:v>54.339999999999996</c:v>
                </c:pt>
                <c:pt idx="19">
                  <c:v>59.730000000000011</c:v>
                </c:pt>
                <c:pt idx="20">
                  <c:v>61.18</c:v>
                </c:pt>
                <c:pt idx="21">
                  <c:v>63.54</c:v>
                </c:pt>
                <c:pt idx="22">
                  <c:v>66.31</c:v>
                </c:pt>
                <c:pt idx="23">
                  <c:v>68.930000000000007</c:v>
                </c:pt>
                <c:pt idx="24">
                  <c:v>72.31</c:v>
                </c:pt>
                <c:pt idx="25">
                  <c:v>75.349999999999994</c:v>
                </c:pt>
                <c:pt idx="26">
                  <c:v>79.31</c:v>
                </c:pt>
                <c:pt idx="27">
                  <c:v>83.210000000000022</c:v>
                </c:pt>
                <c:pt idx="28">
                  <c:v>100</c:v>
                </c:pt>
                <c:pt idx="29">
                  <c:v>100</c:v>
                </c:pt>
                <c:pt idx="30">
                  <c:v>100</c:v>
                </c:pt>
                <c:pt idx="31">
                  <c:v>99.9</c:v>
                </c:pt>
                <c:pt idx="32">
                  <c:v>97.710000000000022</c:v>
                </c:pt>
                <c:pt idx="33">
                  <c:v>95.61999999999999</c:v>
                </c:pt>
                <c:pt idx="34">
                  <c:v>93.63</c:v>
                </c:pt>
                <c:pt idx="35">
                  <c:v>91.72</c:v>
                </c:pt>
                <c:pt idx="36">
                  <c:v>71.59</c:v>
                </c:pt>
                <c:pt idx="37">
                  <c:v>52.21</c:v>
                </c:pt>
                <c:pt idx="38">
                  <c:v>33.25</c:v>
                </c:pt>
                <c:pt idx="39">
                  <c:v>14.370000000000006</c:v>
                </c:pt>
                <c:pt idx="40">
                  <c:v>28.84</c:v>
                </c:pt>
                <c:pt idx="41">
                  <c:v>10.02</c:v>
                </c:pt>
                <c:pt idx="42">
                  <c:v>10.51</c:v>
                </c:pt>
                <c:pt idx="43">
                  <c:v>30.04</c:v>
                </c:pt>
                <c:pt idx="44">
                  <c:v>29.49</c:v>
                </c:pt>
                <c:pt idx="45">
                  <c:v>29.07</c:v>
                </c:pt>
                <c:pt idx="46">
                  <c:v>28.66</c:v>
                </c:pt>
                <c:pt idx="47">
                  <c:v>14.29</c:v>
                </c:pt>
                <c:pt idx="48">
                  <c:v>14.32</c:v>
                </c:pt>
              </c:numCache>
            </c:numRef>
          </c:val>
        </c:ser>
        <c:ser>
          <c:idx val="2"/>
          <c:order val="2"/>
          <c:tx>
            <c:v>Relation AD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'5CaR2.5AnEW'!$I$1:$I$49</c:f>
              <c:numCache>
                <c:formatCode>General</c:formatCode>
                <c:ptCount val="49"/>
                <c:pt idx="0">
                  <c:v>-7.75</c:v>
                </c:pt>
                <c:pt idx="1">
                  <c:v>-7.75</c:v>
                </c:pt>
                <c:pt idx="2">
                  <c:v>-7.6599999999999975</c:v>
                </c:pt>
                <c:pt idx="3">
                  <c:v>-7.58</c:v>
                </c:pt>
                <c:pt idx="4">
                  <c:v>-7.49</c:v>
                </c:pt>
                <c:pt idx="5">
                  <c:v>-7.42</c:v>
                </c:pt>
                <c:pt idx="6">
                  <c:v>-7.34</c:v>
                </c:pt>
                <c:pt idx="7">
                  <c:v>-7.2700000000000014</c:v>
                </c:pt>
                <c:pt idx="8">
                  <c:v>-7.2</c:v>
                </c:pt>
                <c:pt idx="9">
                  <c:v>-7.18</c:v>
                </c:pt>
                <c:pt idx="10">
                  <c:v>-7.17</c:v>
                </c:pt>
                <c:pt idx="11">
                  <c:v>-7.1599999999999975</c:v>
                </c:pt>
                <c:pt idx="12">
                  <c:v>-7.1499999999999995</c:v>
                </c:pt>
                <c:pt idx="13">
                  <c:v>-7.3</c:v>
                </c:pt>
                <c:pt idx="14">
                  <c:v>-7.4</c:v>
                </c:pt>
                <c:pt idx="15">
                  <c:v>-7.4700000000000024</c:v>
                </c:pt>
                <c:pt idx="16">
                  <c:v>-7.52</c:v>
                </c:pt>
                <c:pt idx="17">
                  <c:v>-7.55</c:v>
                </c:pt>
                <c:pt idx="18">
                  <c:v>-7.54</c:v>
                </c:pt>
                <c:pt idx="19">
                  <c:v>-7.51</c:v>
                </c:pt>
                <c:pt idx="20">
                  <c:v>-43.57</c:v>
                </c:pt>
                <c:pt idx="21">
                  <c:v>-83.03</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3"/>
          <c:order val="3"/>
          <c:tx>
            <c:v>Relation AE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'5CaR2.5AnEW'!$J$1:$J$49</c:f>
              <c:numCache>
                <c:formatCode>General</c:formatCode>
                <c:ptCount val="49"/>
                <c:pt idx="0">
                  <c:v>-1.1399999999999988</c:v>
                </c:pt>
                <c:pt idx="1">
                  <c:v>-1.1299999999999988</c:v>
                </c:pt>
                <c:pt idx="2">
                  <c:v>17.489999999999974</c:v>
                </c:pt>
                <c:pt idx="3">
                  <c:v>17.12</c:v>
                </c:pt>
                <c:pt idx="4">
                  <c:v>16.77</c:v>
                </c:pt>
                <c:pt idx="5">
                  <c:v>16.420000000000002</c:v>
                </c:pt>
                <c:pt idx="6">
                  <c:v>16.079999999999988</c:v>
                </c:pt>
                <c:pt idx="7">
                  <c:v>15.75</c:v>
                </c:pt>
                <c:pt idx="8">
                  <c:v>15.42</c:v>
                </c:pt>
                <c:pt idx="9">
                  <c:v>15.129999999999999</c:v>
                </c:pt>
                <c:pt idx="10">
                  <c:v>14.84</c:v>
                </c:pt>
                <c:pt idx="11">
                  <c:v>14.56</c:v>
                </c:pt>
                <c:pt idx="12">
                  <c:v>14.27</c:v>
                </c:pt>
                <c:pt idx="13">
                  <c:v>1.9700000000000011</c:v>
                </c:pt>
                <c:pt idx="14">
                  <c:v>14.34</c:v>
                </c:pt>
                <c:pt idx="15">
                  <c:v>14.42</c:v>
                </c:pt>
                <c:pt idx="16">
                  <c:v>14.450000000000006</c:v>
                </c:pt>
                <c:pt idx="17">
                  <c:v>14.41</c:v>
                </c:pt>
                <c:pt idx="18">
                  <c:v>14.31</c:v>
                </c:pt>
                <c:pt idx="19">
                  <c:v>14.15</c:v>
                </c:pt>
                <c:pt idx="20">
                  <c:v>13.850000000000009</c:v>
                </c:pt>
                <c:pt idx="21">
                  <c:v>13.860000000000008</c:v>
                </c:pt>
                <c:pt idx="22">
                  <c:v>14.02</c:v>
                </c:pt>
                <c:pt idx="23">
                  <c:v>14.15</c:v>
                </c:pt>
                <c:pt idx="24">
                  <c:v>-28.49</c:v>
                </c:pt>
                <c:pt idx="25">
                  <c:v>-29.5</c:v>
                </c:pt>
                <c:pt idx="26">
                  <c:v>-80.33</c:v>
                </c:pt>
                <c:pt idx="27">
                  <c:v>-85.92</c:v>
                </c:pt>
                <c:pt idx="28">
                  <c:v>-90.940000000000026</c:v>
                </c:pt>
                <c:pt idx="29">
                  <c:v>-96.26</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28.1</c:v>
                </c:pt>
                <c:pt idx="45">
                  <c:v>24.91</c:v>
                </c:pt>
                <c:pt idx="46">
                  <c:v>24.39</c:v>
                </c:pt>
                <c:pt idx="47">
                  <c:v>24.630000000000017</c:v>
                </c:pt>
                <c:pt idx="48">
                  <c:v>0</c:v>
                </c:pt>
              </c:numCache>
            </c:numRef>
          </c:val>
        </c:ser>
        <c:ser>
          <c:idx val="4"/>
          <c:order val="4"/>
          <c:tx>
            <c:v>Relation BC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'5CaR2.5AnEW'!$K$1:$K$49</c:f>
              <c:numCache>
                <c:formatCode>General</c:formatCode>
                <c:ptCount val="49"/>
                <c:pt idx="0">
                  <c:v>8.9500000000000028</c:v>
                </c:pt>
                <c:pt idx="1">
                  <c:v>17.73</c:v>
                </c:pt>
                <c:pt idx="2">
                  <c:v>17.350000000000001</c:v>
                </c:pt>
                <c:pt idx="3">
                  <c:v>16.979999999999986</c:v>
                </c:pt>
                <c:pt idx="4">
                  <c:v>16.62</c:v>
                </c:pt>
                <c:pt idx="5">
                  <c:v>16.260000000000002</c:v>
                </c:pt>
                <c:pt idx="6">
                  <c:v>15.92</c:v>
                </c:pt>
                <c:pt idx="7">
                  <c:v>15.58</c:v>
                </c:pt>
                <c:pt idx="8">
                  <c:v>15.25</c:v>
                </c:pt>
                <c:pt idx="9">
                  <c:v>5.8599999999999985</c:v>
                </c:pt>
                <c:pt idx="10">
                  <c:v>15.06</c:v>
                </c:pt>
                <c:pt idx="11">
                  <c:v>14.91</c:v>
                </c:pt>
                <c:pt idx="12">
                  <c:v>14.76</c:v>
                </c:pt>
                <c:pt idx="13">
                  <c:v>5.9300000000000024</c:v>
                </c:pt>
                <c:pt idx="14">
                  <c:v>6.45</c:v>
                </c:pt>
                <c:pt idx="15">
                  <c:v>7.02</c:v>
                </c:pt>
                <c:pt idx="16">
                  <c:v>7.6</c:v>
                </c:pt>
                <c:pt idx="17">
                  <c:v>8.120000000000001</c:v>
                </c:pt>
                <c:pt idx="18">
                  <c:v>8.6</c:v>
                </c:pt>
                <c:pt idx="19">
                  <c:v>9.0500000000000007</c:v>
                </c:pt>
                <c:pt idx="20">
                  <c:v>19.670000000000005</c:v>
                </c:pt>
                <c:pt idx="21">
                  <c:v>20.170000000000005</c:v>
                </c:pt>
                <c:pt idx="22">
                  <c:v>20.59</c:v>
                </c:pt>
                <c:pt idx="23">
                  <c:v>20.87</c:v>
                </c:pt>
                <c:pt idx="24">
                  <c:v>21.23</c:v>
                </c:pt>
                <c:pt idx="25">
                  <c:v>21.439999999999987</c:v>
                </c:pt>
                <c:pt idx="26">
                  <c:v>21.72</c:v>
                </c:pt>
                <c:pt idx="27">
                  <c:v>22.37</c:v>
                </c:pt>
                <c:pt idx="28">
                  <c:v>19.690000000000001</c:v>
                </c:pt>
                <c:pt idx="29">
                  <c:v>20.190000000000001</c:v>
                </c:pt>
                <c:pt idx="30">
                  <c:v>15.9</c:v>
                </c:pt>
                <c:pt idx="31">
                  <c:v>11.850000000000009</c:v>
                </c:pt>
                <c:pt idx="32">
                  <c:v>11.59</c:v>
                </c:pt>
                <c:pt idx="33">
                  <c:v>11.32</c:v>
                </c:pt>
                <c:pt idx="34">
                  <c:v>11.05</c:v>
                </c:pt>
                <c:pt idx="35">
                  <c:v>10.79</c:v>
                </c:pt>
                <c:pt idx="36">
                  <c:v>10.55</c:v>
                </c:pt>
                <c:pt idx="37">
                  <c:v>21.14</c:v>
                </c:pt>
                <c:pt idx="38">
                  <c:v>20.8</c:v>
                </c:pt>
                <c:pt idx="39">
                  <c:v>20.52</c:v>
                </c:pt>
                <c:pt idx="40">
                  <c:v>11.709999999999999</c:v>
                </c:pt>
                <c:pt idx="41">
                  <c:v>19.939999999999987</c:v>
                </c:pt>
                <c:pt idx="42">
                  <c:v>19.670000000000005</c:v>
                </c:pt>
                <c:pt idx="43">
                  <c:v>19.29</c:v>
                </c:pt>
                <c:pt idx="44">
                  <c:v>18.920000000000002</c:v>
                </c:pt>
                <c:pt idx="45">
                  <c:v>18.66</c:v>
                </c:pt>
                <c:pt idx="46">
                  <c:v>18.399999999999999</c:v>
                </c:pt>
                <c:pt idx="47">
                  <c:v>-40.57</c:v>
                </c:pt>
                <c:pt idx="48">
                  <c:v>18.86</c:v>
                </c:pt>
              </c:numCache>
            </c:numRef>
          </c:val>
        </c:ser>
        <c:ser>
          <c:idx val="5"/>
          <c:order val="5"/>
          <c:tx>
            <c:v>Relation BD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'5CaR2.5AnEW'!$L$1:$L$49</c:f>
              <c:numCache>
                <c:formatCode>General</c:formatCode>
                <c:ptCount val="49"/>
                <c:pt idx="0">
                  <c:v>-0.54</c:v>
                </c:pt>
                <c:pt idx="1">
                  <c:v>-0.54</c:v>
                </c:pt>
                <c:pt idx="2">
                  <c:v>17.5</c:v>
                </c:pt>
                <c:pt idx="3">
                  <c:v>17.16</c:v>
                </c:pt>
                <c:pt idx="4">
                  <c:v>16.829999999999988</c:v>
                </c:pt>
                <c:pt idx="5">
                  <c:v>16.52</c:v>
                </c:pt>
                <c:pt idx="6">
                  <c:v>16.21</c:v>
                </c:pt>
                <c:pt idx="7">
                  <c:v>15.91</c:v>
                </c:pt>
                <c:pt idx="8">
                  <c:v>15.62</c:v>
                </c:pt>
                <c:pt idx="9">
                  <c:v>15.54</c:v>
                </c:pt>
                <c:pt idx="10">
                  <c:v>15.41</c:v>
                </c:pt>
                <c:pt idx="11">
                  <c:v>15.28</c:v>
                </c:pt>
                <c:pt idx="12">
                  <c:v>15.15</c:v>
                </c:pt>
                <c:pt idx="13">
                  <c:v>15.46</c:v>
                </c:pt>
                <c:pt idx="14">
                  <c:v>15.709999999999999</c:v>
                </c:pt>
                <c:pt idx="15">
                  <c:v>15.950000000000006</c:v>
                </c:pt>
                <c:pt idx="16">
                  <c:v>16.170000000000005</c:v>
                </c:pt>
                <c:pt idx="17">
                  <c:v>16.37</c:v>
                </c:pt>
                <c:pt idx="18">
                  <c:v>16.55</c:v>
                </c:pt>
                <c:pt idx="19">
                  <c:v>16.72</c:v>
                </c:pt>
                <c:pt idx="20">
                  <c:v>11.29</c:v>
                </c:pt>
                <c:pt idx="21">
                  <c:v>-0.52</c:v>
                </c:pt>
                <c:pt idx="22">
                  <c:v>5.03</c:v>
                </c:pt>
                <c:pt idx="23">
                  <c:v>17.53</c:v>
                </c:pt>
                <c:pt idx="24">
                  <c:v>17.79</c:v>
                </c:pt>
                <c:pt idx="25">
                  <c:v>5.09</c:v>
                </c:pt>
                <c:pt idx="26">
                  <c:v>18.130000000000017</c:v>
                </c:pt>
                <c:pt idx="27">
                  <c:v>18.72</c:v>
                </c:pt>
                <c:pt idx="28">
                  <c:v>5.48</c:v>
                </c:pt>
                <c:pt idx="29">
                  <c:v>19.93</c:v>
                </c:pt>
                <c:pt idx="30">
                  <c:v>8.0500000000000007</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6"/>
          <c:order val="6"/>
          <c:tx>
            <c:v>Relation BE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'5CaR2.5AnEW'!$M$1:$M$49</c:f>
              <c:numCache>
                <c:formatCode>General</c:formatCode>
                <c:ptCount val="49"/>
                <c:pt idx="0">
                  <c:v>6.1899999999999995</c:v>
                </c:pt>
                <c:pt idx="1">
                  <c:v>17.7</c:v>
                </c:pt>
                <c:pt idx="2">
                  <c:v>17.190000000000001</c:v>
                </c:pt>
                <c:pt idx="3">
                  <c:v>16.68</c:v>
                </c:pt>
                <c:pt idx="4">
                  <c:v>16.190000000000001</c:v>
                </c:pt>
                <c:pt idx="5">
                  <c:v>15.709999999999999</c:v>
                </c:pt>
                <c:pt idx="6">
                  <c:v>15.229999999999999</c:v>
                </c:pt>
                <c:pt idx="7">
                  <c:v>14.77</c:v>
                </c:pt>
                <c:pt idx="8">
                  <c:v>14.31</c:v>
                </c:pt>
                <c:pt idx="9">
                  <c:v>13.97</c:v>
                </c:pt>
                <c:pt idx="10">
                  <c:v>13.58</c:v>
                </c:pt>
                <c:pt idx="11">
                  <c:v>13.19</c:v>
                </c:pt>
                <c:pt idx="12">
                  <c:v>12.8</c:v>
                </c:pt>
                <c:pt idx="13">
                  <c:v>3.96</c:v>
                </c:pt>
                <c:pt idx="14">
                  <c:v>12.860000000000008</c:v>
                </c:pt>
                <c:pt idx="15">
                  <c:v>13.01</c:v>
                </c:pt>
                <c:pt idx="16">
                  <c:v>13.139999999999999</c:v>
                </c:pt>
                <c:pt idx="17">
                  <c:v>13.25</c:v>
                </c:pt>
                <c:pt idx="18">
                  <c:v>13.34</c:v>
                </c:pt>
                <c:pt idx="19">
                  <c:v>13.42</c:v>
                </c:pt>
                <c:pt idx="20">
                  <c:v>13.04</c:v>
                </c:pt>
                <c:pt idx="21">
                  <c:v>12.75</c:v>
                </c:pt>
                <c:pt idx="22">
                  <c:v>12.41</c:v>
                </c:pt>
                <c:pt idx="23">
                  <c:v>11.94</c:v>
                </c:pt>
                <c:pt idx="24">
                  <c:v>-0.56999999999999995</c:v>
                </c:pt>
                <c:pt idx="25">
                  <c:v>11.56</c:v>
                </c:pt>
                <c:pt idx="26">
                  <c:v>-1.32</c:v>
                </c:pt>
                <c:pt idx="27">
                  <c:v>12.16</c:v>
                </c:pt>
                <c:pt idx="28">
                  <c:v>12.69</c:v>
                </c:pt>
                <c:pt idx="29">
                  <c:v>13.239999999999998</c:v>
                </c:pt>
                <c:pt idx="30">
                  <c:v>13.83</c:v>
                </c:pt>
                <c:pt idx="31">
                  <c:v>15.16</c:v>
                </c:pt>
                <c:pt idx="32">
                  <c:v>15.42</c:v>
                </c:pt>
                <c:pt idx="33">
                  <c:v>15.66</c:v>
                </c:pt>
                <c:pt idx="34">
                  <c:v>15.91</c:v>
                </c:pt>
                <c:pt idx="35">
                  <c:v>16.16</c:v>
                </c:pt>
                <c:pt idx="36">
                  <c:v>16.399999999999999</c:v>
                </c:pt>
                <c:pt idx="37">
                  <c:v>16.66</c:v>
                </c:pt>
                <c:pt idx="38">
                  <c:v>16.93</c:v>
                </c:pt>
                <c:pt idx="39">
                  <c:v>17.22</c:v>
                </c:pt>
                <c:pt idx="40">
                  <c:v>78.06</c:v>
                </c:pt>
                <c:pt idx="41">
                  <c:v>78.97</c:v>
                </c:pt>
                <c:pt idx="42">
                  <c:v>79.910000000000025</c:v>
                </c:pt>
                <c:pt idx="43">
                  <c:v>80.900000000000006</c:v>
                </c:pt>
                <c:pt idx="44">
                  <c:v>78.59</c:v>
                </c:pt>
                <c:pt idx="45">
                  <c:v>97.6</c:v>
                </c:pt>
                <c:pt idx="46">
                  <c:v>95.22</c:v>
                </c:pt>
                <c:pt idx="47">
                  <c:v>98.48</c:v>
                </c:pt>
                <c:pt idx="48">
                  <c:v>0</c:v>
                </c:pt>
              </c:numCache>
            </c:numRef>
          </c:val>
        </c:ser>
        <c:ser>
          <c:idx val="7"/>
          <c:order val="7"/>
          <c:tx>
            <c:v>Relation CD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'5CaR2.5AnEW'!$N$1:$N$49</c:f>
              <c:numCache>
                <c:formatCode>General</c:formatCode>
                <c:ptCount val="49"/>
                <c:pt idx="0">
                  <c:v>-5.3599999999999985</c:v>
                </c:pt>
                <c:pt idx="1">
                  <c:v>-5.3</c:v>
                </c:pt>
                <c:pt idx="2">
                  <c:v>-5.22</c:v>
                </c:pt>
                <c:pt idx="3">
                  <c:v>-5.14</c:v>
                </c:pt>
                <c:pt idx="4">
                  <c:v>-5.0599999999999996</c:v>
                </c:pt>
                <c:pt idx="5">
                  <c:v>-4.9800000000000004</c:v>
                </c:pt>
                <c:pt idx="6">
                  <c:v>-4.9000000000000004</c:v>
                </c:pt>
                <c:pt idx="7">
                  <c:v>-4.83</c:v>
                </c:pt>
                <c:pt idx="8">
                  <c:v>-4.76</c:v>
                </c:pt>
                <c:pt idx="9">
                  <c:v>-30.03</c:v>
                </c:pt>
                <c:pt idx="10">
                  <c:v>-30.21</c:v>
                </c:pt>
                <c:pt idx="11">
                  <c:v>-30.4</c:v>
                </c:pt>
                <c:pt idx="12">
                  <c:v>-30.62</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8"/>
          <c:order val="8"/>
          <c:tx>
            <c:v>Relation CE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'5CaR2.5AnEW'!$O$1:$O$49</c:f>
              <c:numCache>
                <c:formatCode>General</c:formatCode>
                <c:ptCount val="49"/>
                <c:pt idx="0">
                  <c:v>-5</c:v>
                </c:pt>
                <c:pt idx="1">
                  <c:v>-4.91</c:v>
                </c:pt>
                <c:pt idx="2">
                  <c:v>-4.79</c:v>
                </c:pt>
                <c:pt idx="3">
                  <c:v>-4.6599999999999975</c:v>
                </c:pt>
                <c:pt idx="4">
                  <c:v>-4.54</c:v>
                </c:pt>
                <c:pt idx="5">
                  <c:v>-4.4300000000000024</c:v>
                </c:pt>
                <c:pt idx="6">
                  <c:v>-4.3099999999999996</c:v>
                </c:pt>
                <c:pt idx="7">
                  <c:v>-4.1899999999999995</c:v>
                </c:pt>
                <c:pt idx="8">
                  <c:v>-4.08</c:v>
                </c:pt>
                <c:pt idx="9">
                  <c:v>-13.02</c:v>
                </c:pt>
                <c:pt idx="10">
                  <c:v>-12.870000000000006</c:v>
                </c:pt>
                <c:pt idx="11">
                  <c:v>-12.729999999999999</c:v>
                </c:pt>
                <c:pt idx="12">
                  <c:v>-12.6</c:v>
                </c:pt>
                <c:pt idx="13">
                  <c:v>-61.06</c:v>
                </c:pt>
                <c:pt idx="14">
                  <c:v>-87.14</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33.08</c:v>
                </c:pt>
                <c:pt idx="33">
                  <c:v>32.790000000000013</c:v>
                </c:pt>
                <c:pt idx="34">
                  <c:v>32.49</c:v>
                </c:pt>
                <c:pt idx="35">
                  <c:v>32.190000000000012</c:v>
                </c:pt>
                <c:pt idx="36">
                  <c:v>31.97</c:v>
                </c:pt>
                <c:pt idx="37">
                  <c:v>31.810000000000016</c:v>
                </c:pt>
                <c:pt idx="38">
                  <c:v>31.73</c:v>
                </c:pt>
                <c:pt idx="39">
                  <c:v>31.74</c:v>
                </c:pt>
                <c:pt idx="40">
                  <c:v>31.6</c:v>
                </c:pt>
                <c:pt idx="41">
                  <c:v>31.55</c:v>
                </c:pt>
                <c:pt idx="42">
                  <c:v>31.49</c:v>
                </c:pt>
                <c:pt idx="43">
                  <c:v>31.330000000000005</c:v>
                </c:pt>
                <c:pt idx="44">
                  <c:v>30.45</c:v>
                </c:pt>
                <c:pt idx="45">
                  <c:v>12.47</c:v>
                </c:pt>
                <c:pt idx="46">
                  <c:v>12.18</c:v>
                </c:pt>
                <c:pt idx="47">
                  <c:v>-100</c:v>
                </c:pt>
                <c:pt idx="48">
                  <c:v>0</c:v>
                </c:pt>
              </c:numCache>
            </c:numRef>
          </c:val>
        </c:ser>
        <c:ser>
          <c:idx val="9"/>
          <c:order val="9"/>
          <c:tx>
            <c:v>Relation DE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'5CaR2.5AnEW'!$P$1:$P$49</c:f>
              <c:numCache>
                <c:formatCode>General</c:formatCode>
                <c:ptCount val="49"/>
                <c:pt idx="0">
                  <c:v>0.85000000000000053</c:v>
                </c:pt>
                <c:pt idx="1">
                  <c:v>17.8</c:v>
                </c:pt>
                <c:pt idx="2">
                  <c:v>17.38</c:v>
                </c:pt>
                <c:pt idx="3">
                  <c:v>16.97</c:v>
                </c:pt>
                <c:pt idx="4">
                  <c:v>16.57</c:v>
                </c:pt>
                <c:pt idx="5">
                  <c:v>16.18</c:v>
                </c:pt>
                <c:pt idx="6">
                  <c:v>15.8</c:v>
                </c:pt>
                <c:pt idx="7">
                  <c:v>15.43</c:v>
                </c:pt>
                <c:pt idx="8">
                  <c:v>15.06</c:v>
                </c:pt>
                <c:pt idx="9">
                  <c:v>14.91</c:v>
                </c:pt>
                <c:pt idx="10">
                  <c:v>14.76</c:v>
                </c:pt>
                <c:pt idx="11">
                  <c:v>14.629999999999999</c:v>
                </c:pt>
                <c:pt idx="12">
                  <c:v>14.5</c:v>
                </c:pt>
                <c:pt idx="13">
                  <c:v>34.090000000000003</c:v>
                </c:pt>
                <c:pt idx="14">
                  <c:v>35.44</c:v>
                </c:pt>
                <c:pt idx="15">
                  <c:v>37.120000000000012</c:v>
                </c:pt>
                <c:pt idx="16">
                  <c:v>38.82</c:v>
                </c:pt>
                <c:pt idx="17">
                  <c:v>40.520000000000003</c:v>
                </c:pt>
                <c:pt idx="18">
                  <c:v>42.220000000000013</c:v>
                </c:pt>
                <c:pt idx="19">
                  <c:v>43.91</c:v>
                </c:pt>
                <c:pt idx="20">
                  <c:v>100</c:v>
                </c:pt>
                <c:pt idx="21">
                  <c:v>100</c:v>
                </c:pt>
                <c:pt idx="22">
                  <c:v>100</c:v>
                </c:pt>
                <c:pt idx="23">
                  <c:v>100</c:v>
                </c:pt>
                <c:pt idx="24">
                  <c:v>100</c:v>
                </c:pt>
                <c:pt idx="25">
                  <c:v>100</c:v>
                </c:pt>
                <c:pt idx="26">
                  <c:v>100</c:v>
                </c:pt>
                <c:pt idx="27">
                  <c:v>100</c:v>
                </c:pt>
                <c:pt idx="28">
                  <c:v>100</c:v>
                </c:pt>
                <c:pt idx="29">
                  <c:v>100</c:v>
                </c:pt>
                <c:pt idx="30">
                  <c:v>100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marker val="1"/>
        <c:axId val="60520320"/>
        <c:axId val="60551168"/>
      </c:lineChart>
      <c:catAx>
        <c:axId val="60520320"/>
        <c:scaling>
          <c:orientation val="minMax"/>
        </c:scaling>
        <c:axPos val="b"/>
        <c:title>
          <c:tx>
            <c:rich>
              <a:bodyPr/>
              <a:lstStyle/>
              <a:p>
                <a:pPr>
                  <a:defRPr/>
                </a:pPr>
                <a:r>
                  <a:rPr lang="en-US" sz="1200"/>
                  <a:t>Turns</a:t>
                </a:r>
              </a:p>
            </c:rich>
          </c:tx>
          <c:layout>
            <c:manualLayout>
              <c:xMode val="edge"/>
              <c:yMode val="edge"/>
              <c:x val="0.9017121068335513"/>
              <c:y val="0.47710744677094741"/>
            </c:manualLayout>
          </c:layout>
        </c:title>
        <c:numFmt formatCode="General" sourceLinked="1"/>
        <c:tickLblPos val="nextTo"/>
        <c:crossAx val="60551168"/>
        <c:crossesAt val="0"/>
        <c:auto val="1"/>
        <c:lblAlgn val="ctr"/>
        <c:lblOffset val="50"/>
        <c:tickLblSkip val="5"/>
        <c:tickMarkSkip val="5"/>
      </c:catAx>
      <c:valAx>
        <c:axId val="60551168"/>
        <c:scaling>
          <c:orientation val="minMax"/>
          <c:max val="100"/>
          <c:min val="-100"/>
        </c:scaling>
        <c:axPos val="l"/>
        <c:majorGridlines/>
        <c:numFmt formatCode="General" sourceLinked="1"/>
        <c:tickLblPos val="nextTo"/>
        <c:crossAx val="60520320"/>
        <c:crosses val="autoZero"/>
        <c:crossBetween val="between"/>
      </c:valAx>
    </c:plotArea>
    <c:legend>
      <c:legendPos val="r"/>
      <c:layout>
        <c:manualLayout>
          <c:xMode val="edge"/>
          <c:yMode val="edge"/>
          <c:x val="6.9652009216422422E-2"/>
          <c:y val="0.91102479496728628"/>
          <c:w val="0.79627225174294247"/>
          <c:h val="8.6835596048478708E-2"/>
        </c:manualLayout>
      </c:layout>
    </c:legend>
    <c:plotVisOnly val="1"/>
    <c:dispBlanksAs val="gap"/>
  </c:chart>
  <c:externalData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Tempers</a:t>
            </a:r>
          </a:p>
        </c:rich>
      </c:tx>
      <c:layout>
        <c:manualLayout>
          <c:xMode val="edge"/>
          <c:yMode val="edge"/>
          <c:x val="1.9740081033560179E-2"/>
          <c:y val="7.7234176029667111E-3"/>
        </c:manualLayout>
      </c:layout>
    </c:title>
    <c:plotArea>
      <c:layout>
        <c:manualLayout>
          <c:layoutTarget val="inner"/>
          <c:xMode val="edge"/>
          <c:yMode val="edge"/>
          <c:x val="4.8143460215336324E-2"/>
          <c:y val="8.5586622713375596E-2"/>
          <c:w val="0.81696353489794227"/>
          <c:h val="0.83141908779840701"/>
        </c:manualLayout>
      </c:layout>
      <c:lineChart>
        <c:grouping val="standard"/>
        <c:ser>
          <c:idx val="0"/>
          <c:order val="0"/>
          <c:tx>
            <c:v>Clan A</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'5CaR2.5AnEW'!$B$1:$B$49</c:f>
              <c:numCache>
                <c:formatCode>General</c:formatCode>
                <c:ptCount val="49"/>
                <c:pt idx="0">
                  <c:v>30</c:v>
                </c:pt>
                <c:pt idx="1">
                  <c:v>30.110000000000017</c:v>
                </c:pt>
                <c:pt idx="2">
                  <c:v>29.85</c:v>
                </c:pt>
                <c:pt idx="3">
                  <c:v>29.6</c:v>
                </c:pt>
                <c:pt idx="4">
                  <c:v>29.36</c:v>
                </c:pt>
                <c:pt idx="5">
                  <c:v>29.130000000000017</c:v>
                </c:pt>
                <c:pt idx="6">
                  <c:v>28.91</c:v>
                </c:pt>
                <c:pt idx="7">
                  <c:v>28.69</c:v>
                </c:pt>
                <c:pt idx="8">
                  <c:v>28.49</c:v>
                </c:pt>
                <c:pt idx="9">
                  <c:v>28.19</c:v>
                </c:pt>
                <c:pt idx="10">
                  <c:v>27.9</c:v>
                </c:pt>
                <c:pt idx="11">
                  <c:v>27.610000000000017</c:v>
                </c:pt>
                <c:pt idx="12">
                  <c:v>27.32</c:v>
                </c:pt>
                <c:pt idx="13">
                  <c:v>27.09</c:v>
                </c:pt>
                <c:pt idx="14">
                  <c:v>26.479999999999986</c:v>
                </c:pt>
                <c:pt idx="15">
                  <c:v>25.68</c:v>
                </c:pt>
                <c:pt idx="16">
                  <c:v>24.67</c:v>
                </c:pt>
                <c:pt idx="17">
                  <c:v>23.459999999999987</c:v>
                </c:pt>
                <c:pt idx="18">
                  <c:v>22.03</c:v>
                </c:pt>
                <c:pt idx="19">
                  <c:v>20.37</c:v>
                </c:pt>
                <c:pt idx="20">
                  <c:v>19.59</c:v>
                </c:pt>
                <c:pt idx="21">
                  <c:v>19.829999999999988</c:v>
                </c:pt>
                <c:pt idx="22">
                  <c:v>20.59</c:v>
                </c:pt>
                <c:pt idx="23">
                  <c:v>21.25</c:v>
                </c:pt>
                <c:pt idx="24">
                  <c:v>22.759999999999987</c:v>
                </c:pt>
                <c:pt idx="25">
                  <c:v>23.93</c:v>
                </c:pt>
                <c:pt idx="26">
                  <c:v>26.12</c:v>
                </c:pt>
                <c:pt idx="27">
                  <c:v>28.29</c:v>
                </c:pt>
                <c:pt idx="28">
                  <c:v>29.959999999999987</c:v>
                </c:pt>
                <c:pt idx="29">
                  <c:v>31.75</c:v>
                </c:pt>
                <c:pt idx="30">
                  <c:v>33.65</c:v>
                </c:pt>
                <c:pt idx="31">
                  <c:v>33.28</c:v>
                </c:pt>
                <c:pt idx="32">
                  <c:v>32.82</c:v>
                </c:pt>
                <c:pt idx="33">
                  <c:v>32.46</c:v>
                </c:pt>
                <c:pt idx="34">
                  <c:v>32.200000000000003</c:v>
                </c:pt>
                <c:pt idx="35">
                  <c:v>32.04</c:v>
                </c:pt>
                <c:pt idx="36">
                  <c:v>32.54</c:v>
                </c:pt>
                <c:pt idx="37">
                  <c:v>33.56</c:v>
                </c:pt>
                <c:pt idx="38">
                  <c:v>35.08</c:v>
                </c:pt>
                <c:pt idx="39">
                  <c:v>37.050000000000004</c:v>
                </c:pt>
                <c:pt idx="40">
                  <c:v>38.82</c:v>
                </c:pt>
                <c:pt idx="41">
                  <c:v>41.08</c:v>
                </c:pt>
                <c:pt idx="42">
                  <c:v>43.67</c:v>
                </c:pt>
                <c:pt idx="43">
                  <c:v>45.809999999999995</c:v>
                </c:pt>
                <c:pt idx="44">
                  <c:v>45.24</c:v>
                </c:pt>
                <c:pt idx="45">
                  <c:v>44.71</c:v>
                </c:pt>
                <c:pt idx="46">
                  <c:v>44.220000000000013</c:v>
                </c:pt>
                <c:pt idx="47">
                  <c:v>44.11</c:v>
                </c:pt>
                <c:pt idx="48">
                  <c:v>43.690000000000012</c:v>
                </c:pt>
              </c:numCache>
            </c:numRef>
          </c:val>
        </c:ser>
        <c:ser>
          <c:idx val="1"/>
          <c:order val="1"/>
          <c:tx>
            <c:v>Clan B</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'5CaR2.5AnEW'!$C$1:$C$49</c:f>
              <c:numCache>
                <c:formatCode>General</c:formatCode>
                <c:ptCount val="49"/>
                <c:pt idx="0">
                  <c:v>30</c:v>
                </c:pt>
                <c:pt idx="1">
                  <c:v>29.6</c:v>
                </c:pt>
                <c:pt idx="2">
                  <c:v>28.85</c:v>
                </c:pt>
                <c:pt idx="3">
                  <c:v>28.130000000000017</c:v>
                </c:pt>
                <c:pt idx="4">
                  <c:v>27.419999999999987</c:v>
                </c:pt>
                <c:pt idx="5">
                  <c:v>26.74</c:v>
                </c:pt>
                <c:pt idx="6">
                  <c:v>26.07</c:v>
                </c:pt>
                <c:pt idx="7">
                  <c:v>25.419999999999987</c:v>
                </c:pt>
                <c:pt idx="8">
                  <c:v>24.79</c:v>
                </c:pt>
                <c:pt idx="9">
                  <c:v>24.34</c:v>
                </c:pt>
                <c:pt idx="10">
                  <c:v>23.7</c:v>
                </c:pt>
                <c:pt idx="11">
                  <c:v>23.07</c:v>
                </c:pt>
                <c:pt idx="12">
                  <c:v>22.43</c:v>
                </c:pt>
                <c:pt idx="13">
                  <c:v>22.110000000000017</c:v>
                </c:pt>
                <c:pt idx="14">
                  <c:v>21.57</c:v>
                </c:pt>
                <c:pt idx="15">
                  <c:v>20.97</c:v>
                </c:pt>
                <c:pt idx="16">
                  <c:v>20.3</c:v>
                </c:pt>
                <c:pt idx="17">
                  <c:v>19.579999999999988</c:v>
                </c:pt>
                <c:pt idx="18">
                  <c:v>18.79</c:v>
                </c:pt>
                <c:pt idx="19">
                  <c:v>17.93</c:v>
                </c:pt>
                <c:pt idx="20">
                  <c:v>16.89</c:v>
                </c:pt>
                <c:pt idx="21">
                  <c:v>16.149999999999999</c:v>
                </c:pt>
                <c:pt idx="22">
                  <c:v>15.229999999999999</c:v>
                </c:pt>
                <c:pt idx="23">
                  <c:v>13.89</c:v>
                </c:pt>
                <c:pt idx="24">
                  <c:v>12.84</c:v>
                </c:pt>
                <c:pt idx="25">
                  <c:v>11.33</c:v>
                </c:pt>
                <c:pt idx="26">
                  <c:v>10</c:v>
                </c:pt>
                <c:pt idx="27">
                  <c:v>10</c:v>
                </c:pt>
                <c:pt idx="28">
                  <c:v>10</c:v>
                </c:pt>
                <c:pt idx="29">
                  <c:v>10</c:v>
                </c:pt>
                <c:pt idx="30">
                  <c:v>10</c:v>
                </c:pt>
                <c:pt idx="31">
                  <c:v>10</c:v>
                </c:pt>
                <c:pt idx="32">
                  <c:v>10</c:v>
                </c:pt>
                <c:pt idx="33">
                  <c:v>10</c:v>
                </c:pt>
                <c:pt idx="34">
                  <c:v>10</c:v>
                </c:pt>
                <c:pt idx="35">
                  <c:v>10</c:v>
                </c:pt>
                <c:pt idx="36">
                  <c:v>10</c:v>
                </c:pt>
                <c:pt idx="37">
                  <c:v>10</c:v>
                </c:pt>
                <c:pt idx="38">
                  <c:v>10</c:v>
                </c:pt>
                <c:pt idx="39">
                  <c:v>10</c:v>
                </c:pt>
                <c:pt idx="40">
                  <c:v>10</c:v>
                </c:pt>
                <c:pt idx="41">
                  <c:v>10</c:v>
                </c:pt>
                <c:pt idx="42">
                  <c:v>10</c:v>
                </c:pt>
                <c:pt idx="43">
                  <c:v>10</c:v>
                </c:pt>
                <c:pt idx="44">
                  <c:v>10</c:v>
                </c:pt>
                <c:pt idx="45">
                  <c:v>10</c:v>
                </c:pt>
                <c:pt idx="46">
                  <c:v>10</c:v>
                </c:pt>
                <c:pt idx="47">
                  <c:v>10.950000000000006</c:v>
                </c:pt>
                <c:pt idx="48">
                  <c:v>10</c:v>
                </c:pt>
              </c:numCache>
            </c:numRef>
          </c:val>
        </c:ser>
        <c:ser>
          <c:idx val="2"/>
          <c:order val="2"/>
          <c:tx>
            <c:v>Clan C</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'5CaR2.5AnEW'!$D$1:$D$49</c:f>
              <c:numCache>
                <c:formatCode>General</c:formatCode>
                <c:ptCount val="49"/>
                <c:pt idx="0">
                  <c:v>30</c:v>
                </c:pt>
                <c:pt idx="1">
                  <c:v>29.49</c:v>
                </c:pt>
                <c:pt idx="2">
                  <c:v>28.97</c:v>
                </c:pt>
                <c:pt idx="3">
                  <c:v>28.47</c:v>
                </c:pt>
                <c:pt idx="4">
                  <c:v>27.97</c:v>
                </c:pt>
                <c:pt idx="5">
                  <c:v>27.479999999999986</c:v>
                </c:pt>
                <c:pt idx="6">
                  <c:v>26.99</c:v>
                </c:pt>
                <c:pt idx="7">
                  <c:v>26.52</c:v>
                </c:pt>
                <c:pt idx="8">
                  <c:v>26.04</c:v>
                </c:pt>
                <c:pt idx="9">
                  <c:v>26.35</c:v>
                </c:pt>
                <c:pt idx="10">
                  <c:v>26.479999999999986</c:v>
                </c:pt>
                <c:pt idx="11">
                  <c:v>26.62</c:v>
                </c:pt>
                <c:pt idx="12">
                  <c:v>26.779999999999987</c:v>
                </c:pt>
                <c:pt idx="13">
                  <c:v>29.39</c:v>
                </c:pt>
                <c:pt idx="14">
                  <c:v>32.25</c:v>
                </c:pt>
                <c:pt idx="15">
                  <c:v>35.300000000000004</c:v>
                </c:pt>
                <c:pt idx="16">
                  <c:v>38.190000000000012</c:v>
                </c:pt>
                <c:pt idx="17">
                  <c:v>40.97</c:v>
                </c:pt>
                <c:pt idx="18">
                  <c:v>43.660000000000011</c:v>
                </c:pt>
                <c:pt idx="19">
                  <c:v>46.290000000000013</c:v>
                </c:pt>
                <c:pt idx="20">
                  <c:v>48.690000000000012</c:v>
                </c:pt>
                <c:pt idx="21">
                  <c:v>51.07</c:v>
                </c:pt>
                <c:pt idx="22">
                  <c:v>53.4</c:v>
                </c:pt>
                <c:pt idx="23">
                  <c:v>55.67</c:v>
                </c:pt>
                <c:pt idx="24">
                  <c:v>57.94</c:v>
                </c:pt>
                <c:pt idx="25">
                  <c:v>60.15</c:v>
                </c:pt>
                <c:pt idx="26">
                  <c:v>62.39</c:v>
                </c:pt>
                <c:pt idx="27">
                  <c:v>64.569999999999993</c:v>
                </c:pt>
                <c:pt idx="28">
                  <c:v>66.52</c:v>
                </c:pt>
                <c:pt idx="29">
                  <c:v>68.47</c:v>
                </c:pt>
                <c:pt idx="30">
                  <c:v>70.45</c:v>
                </c:pt>
                <c:pt idx="31">
                  <c:v>70.72</c:v>
                </c:pt>
                <c:pt idx="32">
                  <c:v>68.900000000000006</c:v>
                </c:pt>
                <c:pt idx="33">
                  <c:v>67.08</c:v>
                </c:pt>
                <c:pt idx="34">
                  <c:v>65.260000000000005</c:v>
                </c:pt>
                <c:pt idx="35">
                  <c:v>63.449999999999996</c:v>
                </c:pt>
                <c:pt idx="36">
                  <c:v>61.87</c:v>
                </c:pt>
                <c:pt idx="37">
                  <c:v>60.48</c:v>
                </c:pt>
                <c:pt idx="38">
                  <c:v>59.32</c:v>
                </c:pt>
                <c:pt idx="39">
                  <c:v>58.42</c:v>
                </c:pt>
                <c:pt idx="40">
                  <c:v>57.32</c:v>
                </c:pt>
                <c:pt idx="41">
                  <c:v>56.46</c:v>
                </c:pt>
                <c:pt idx="42">
                  <c:v>55.57</c:v>
                </c:pt>
                <c:pt idx="43">
                  <c:v>54.309999999999995</c:v>
                </c:pt>
                <c:pt idx="44">
                  <c:v>53.08</c:v>
                </c:pt>
                <c:pt idx="45">
                  <c:v>52.190000000000012</c:v>
                </c:pt>
                <c:pt idx="46">
                  <c:v>51.32</c:v>
                </c:pt>
                <c:pt idx="47">
                  <c:v>53.27</c:v>
                </c:pt>
                <c:pt idx="48">
                  <c:v>52.879999999999995</c:v>
                </c:pt>
              </c:numCache>
            </c:numRef>
          </c:val>
        </c:ser>
        <c:ser>
          <c:idx val="3"/>
          <c:order val="3"/>
          <c:tx>
            <c:v>Clan D</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'5CaR2.5AnEW'!$E$1:$E$49</c:f>
              <c:numCache>
                <c:formatCode>General</c:formatCode>
                <c:ptCount val="49"/>
                <c:pt idx="0">
                  <c:v>30</c:v>
                </c:pt>
                <c:pt idx="1">
                  <c:v>29.919999999999987</c:v>
                </c:pt>
                <c:pt idx="2">
                  <c:v>29.5</c:v>
                </c:pt>
                <c:pt idx="3">
                  <c:v>29.09</c:v>
                </c:pt>
                <c:pt idx="4">
                  <c:v>28.69</c:v>
                </c:pt>
                <c:pt idx="5">
                  <c:v>28.32</c:v>
                </c:pt>
                <c:pt idx="6">
                  <c:v>27.959999999999987</c:v>
                </c:pt>
                <c:pt idx="7">
                  <c:v>27.610000000000017</c:v>
                </c:pt>
                <c:pt idx="8">
                  <c:v>27.279999999999987</c:v>
                </c:pt>
                <c:pt idx="9">
                  <c:v>27.459999999999987</c:v>
                </c:pt>
                <c:pt idx="10">
                  <c:v>27.650000000000016</c:v>
                </c:pt>
                <c:pt idx="11">
                  <c:v>27.86</c:v>
                </c:pt>
                <c:pt idx="12">
                  <c:v>28.08</c:v>
                </c:pt>
                <c:pt idx="13">
                  <c:v>29.43</c:v>
                </c:pt>
                <c:pt idx="14">
                  <c:v>30.810000000000016</c:v>
                </c:pt>
                <c:pt idx="15">
                  <c:v>32.200000000000003</c:v>
                </c:pt>
                <c:pt idx="16">
                  <c:v>33.6</c:v>
                </c:pt>
                <c:pt idx="17">
                  <c:v>35</c:v>
                </c:pt>
                <c:pt idx="18">
                  <c:v>36.39</c:v>
                </c:pt>
                <c:pt idx="19">
                  <c:v>37.78</c:v>
                </c:pt>
                <c:pt idx="20">
                  <c:v>38.86</c:v>
                </c:pt>
                <c:pt idx="21">
                  <c:v>40.620000000000012</c:v>
                </c:pt>
                <c:pt idx="22">
                  <c:v>42.620000000000012</c:v>
                </c:pt>
                <c:pt idx="23">
                  <c:v>44.54</c:v>
                </c:pt>
                <c:pt idx="24">
                  <c:v>46.449999999999996</c:v>
                </c:pt>
                <c:pt idx="25">
                  <c:v>48.51</c:v>
                </c:pt>
                <c:pt idx="26">
                  <c:v>50.44</c:v>
                </c:pt>
                <c:pt idx="27">
                  <c:v>52.42</c:v>
                </c:pt>
                <c:pt idx="28">
                  <c:v>54.46</c:v>
                </c:pt>
                <c:pt idx="29">
                  <c:v>56.42</c:v>
                </c:pt>
                <c:pt idx="30">
                  <c:v>58.44</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ser>
        <c:ser>
          <c:idx val="4"/>
          <c:order val="4"/>
          <c:tx>
            <c:v>Clan E</c:v>
          </c:tx>
          <c:marker>
            <c:symbol val="none"/>
          </c:marker>
          <c:cat>
            <c:numRef>
              <c:f>'5CaR2.5AnEW'!$A$1:$A$49</c:f>
              <c:numCache>
                <c:formatCode>General</c:formatCode>
                <c:ptCount val="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numCache>
            </c:numRef>
          </c:cat>
          <c:val>
            <c:numRef>
              <c:f>'5CaR2.5AnEW'!$F$1:$F$49</c:f>
              <c:numCache>
                <c:formatCode>General</c:formatCode>
                <c:ptCount val="49"/>
                <c:pt idx="0">
                  <c:v>30</c:v>
                </c:pt>
                <c:pt idx="1">
                  <c:v>29.41</c:v>
                </c:pt>
                <c:pt idx="2">
                  <c:v>28.439999999999987</c:v>
                </c:pt>
                <c:pt idx="3">
                  <c:v>27.479999999999986</c:v>
                </c:pt>
                <c:pt idx="4">
                  <c:v>26.54</c:v>
                </c:pt>
                <c:pt idx="5">
                  <c:v>25.62</c:v>
                </c:pt>
                <c:pt idx="6">
                  <c:v>24.71</c:v>
                </c:pt>
                <c:pt idx="7">
                  <c:v>23.810000000000016</c:v>
                </c:pt>
                <c:pt idx="8">
                  <c:v>22.919999999999987</c:v>
                </c:pt>
                <c:pt idx="9">
                  <c:v>22.24</c:v>
                </c:pt>
                <c:pt idx="10">
                  <c:v>21.57</c:v>
                </c:pt>
                <c:pt idx="11">
                  <c:v>20.91</c:v>
                </c:pt>
                <c:pt idx="12">
                  <c:v>20.25</c:v>
                </c:pt>
                <c:pt idx="13">
                  <c:v>20.71</c:v>
                </c:pt>
                <c:pt idx="14">
                  <c:v>21.310000000000016</c:v>
                </c:pt>
                <c:pt idx="15">
                  <c:v>22.39</c:v>
                </c:pt>
                <c:pt idx="16">
                  <c:v>23.49</c:v>
                </c:pt>
                <c:pt idx="17">
                  <c:v>24.58</c:v>
                </c:pt>
                <c:pt idx="18">
                  <c:v>25.68</c:v>
                </c:pt>
                <c:pt idx="19">
                  <c:v>26.79</c:v>
                </c:pt>
                <c:pt idx="20">
                  <c:v>26.56</c:v>
                </c:pt>
                <c:pt idx="21">
                  <c:v>26.35</c:v>
                </c:pt>
                <c:pt idx="22">
                  <c:v>26.130000000000017</c:v>
                </c:pt>
                <c:pt idx="23">
                  <c:v>25.91</c:v>
                </c:pt>
                <c:pt idx="24">
                  <c:v>26.630000000000017</c:v>
                </c:pt>
                <c:pt idx="25">
                  <c:v>27.21</c:v>
                </c:pt>
                <c:pt idx="26">
                  <c:v>28.87</c:v>
                </c:pt>
                <c:pt idx="27">
                  <c:v>30.53</c:v>
                </c:pt>
                <c:pt idx="28">
                  <c:v>32.290000000000013</c:v>
                </c:pt>
                <c:pt idx="29">
                  <c:v>34.15</c:v>
                </c:pt>
                <c:pt idx="30">
                  <c:v>36.11</c:v>
                </c:pt>
                <c:pt idx="31">
                  <c:v>40.550000000000004</c:v>
                </c:pt>
                <c:pt idx="32">
                  <c:v>41.39</c:v>
                </c:pt>
                <c:pt idx="33">
                  <c:v>42.21</c:v>
                </c:pt>
                <c:pt idx="34">
                  <c:v>43.03</c:v>
                </c:pt>
                <c:pt idx="35">
                  <c:v>43.849999999999994</c:v>
                </c:pt>
                <c:pt idx="36">
                  <c:v>44.68</c:v>
                </c:pt>
                <c:pt idx="37">
                  <c:v>45.55</c:v>
                </c:pt>
                <c:pt idx="38">
                  <c:v>46.449999999999996</c:v>
                </c:pt>
                <c:pt idx="39">
                  <c:v>47.4</c:v>
                </c:pt>
                <c:pt idx="40">
                  <c:v>48.02</c:v>
                </c:pt>
                <c:pt idx="41">
                  <c:v>48.7</c:v>
                </c:pt>
                <c:pt idx="42">
                  <c:v>49.4</c:v>
                </c:pt>
                <c:pt idx="43">
                  <c:v>50.14</c:v>
                </c:pt>
                <c:pt idx="44">
                  <c:v>48.42</c:v>
                </c:pt>
                <c:pt idx="45">
                  <c:v>47.02</c:v>
                </c:pt>
                <c:pt idx="46">
                  <c:v>45.63</c:v>
                </c:pt>
                <c:pt idx="47">
                  <c:v>46.58</c:v>
                </c:pt>
                <c:pt idx="48">
                  <c:v>0</c:v>
                </c:pt>
              </c:numCache>
            </c:numRef>
          </c:val>
        </c:ser>
        <c:marker val="1"/>
        <c:axId val="60357248"/>
        <c:axId val="61842176"/>
      </c:lineChart>
      <c:catAx>
        <c:axId val="60357248"/>
        <c:scaling>
          <c:orientation val="minMax"/>
        </c:scaling>
        <c:axPos val="b"/>
        <c:title>
          <c:tx>
            <c:rich>
              <a:bodyPr/>
              <a:lstStyle/>
              <a:p>
                <a:pPr>
                  <a:defRPr/>
                </a:pPr>
                <a:r>
                  <a:rPr lang="en-US" sz="1200"/>
                  <a:t>Turns</a:t>
                </a:r>
              </a:p>
            </c:rich>
          </c:tx>
          <c:layout>
            <c:manualLayout>
              <c:xMode val="edge"/>
              <c:yMode val="edge"/>
              <c:x val="0.89936294370970471"/>
              <c:y val="0.87287039488536211"/>
            </c:manualLayout>
          </c:layout>
        </c:title>
        <c:numFmt formatCode="General" sourceLinked="1"/>
        <c:tickLblPos val="nextTo"/>
        <c:crossAx val="61842176"/>
        <c:crossesAt val="0"/>
        <c:auto val="1"/>
        <c:lblAlgn val="ctr"/>
        <c:lblOffset val="50"/>
        <c:tickLblSkip val="5"/>
        <c:tickMarkSkip val="5"/>
      </c:catAx>
      <c:valAx>
        <c:axId val="61842176"/>
        <c:scaling>
          <c:orientation val="minMax"/>
          <c:max val="100"/>
          <c:min val="0"/>
        </c:scaling>
        <c:axPos val="l"/>
        <c:majorGridlines/>
        <c:numFmt formatCode="General" sourceLinked="1"/>
        <c:tickLblPos val="nextTo"/>
        <c:crossAx val="60357248"/>
        <c:crosses val="autoZero"/>
        <c:crossBetween val="between"/>
      </c:valAx>
    </c:plotArea>
    <c:legend>
      <c:legendPos val="r"/>
      <c:layout>
        <c:manualLayout>
          <c:xMode val="edge"/>
          <c:yMode val="edge"/>
          <c:x val="0.88263911185859145"/>
          <c:y val="0.32749470691315491"/>
          <c:w val="0.11430284806632182"/>
          <c:h val="0.28804919809841856"/>
        </c:manualLayout>
      </c:layout>
    </c:legend>
    <c:plotVisOnly val="1"/>
    <c:dispBlanksAs val="gap"/>
  </c:chart>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sz="1200"/>
              <a:t>Relations</a:t>
            </a:r>
          </a:p>
        </c:rich>
      </c:tx>
      <c:layout>
        <c:manualLayout>
          <c:xMode val="edge"/>
          <c:yMode val="edge"/>
          <c:x val="1.9441411585378921E-2"/>
          <c:y val="1.2860173300255304E-2"/>
        </c:manualLayout>
      </c:layout>
    </c:title>
    <c:plotArea>
      <c:layout>
        <c:manualLayout>
          <c:layoutTarget val="inner"/>
          <c:xMode val="edge"/>
          <c:yMode val="edge"/>
          <c:x val="4.8143460215336324E-2"/>
          <c:y val="8.5586622713375596E-2"/>
          <c:w val="0.83728396195373456"/>
          <c:h val="0.81680710459137862"/>
        </c:manualLayout>
      </c:layout>
      <c:lineChart>
        <c:grouping val="standard"/>
        <c:ser>
          <c:idx val="0"/>
          <c:order val="0"/>
          <c:tx>
            <c:v>Relation AB</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'5CnR2.5AnEW'!$F$1:$F$85</c:f>
              <c:numCache>
                <c:formatCode>General</c:formatCode>
                <c:ptCount val="85"/>
                <c:pt idx="0">
                  <c:v>6.3599999999999985</c:v>
                </c:pt>
                <c:pt idx="1">
                  <c:v>17.739999999999988</c:v>
                </c:pt>
                <c:pt idx="2">
                  <c:v>17.39</c:v>
                </c:pt>
                <c:pt idx="3">
                  <c:v>17.05</c:v>
                </c:pt>
                <c:pt idx="4">
                  <c:v>16.72</c:v>
                </c:pt>
                <c:pt idx="5">
                  <c:v>16.41</c:v>
                </c:pt>
                <c:pt idx="6">
                  <c:v>18.91</c:v>
                </c:pt>
                <c:pt idx="7">
                  <c:v>21.9</c:v>
                </c:pt>
                <c:pt idx="8">
                  <c:v>25.07</c:v>
                </c:pt>
                <c:pt idx="9">
                  <c:v>28.37</c:v>
                </c:pt>
                <c:pt idx="10">
                  <c:v>90.63</c:v>
                </c:pt>
                <c:pt idx="11">
                  <c:v>94.31</c:v>
                </c:pt>
                <c:pt idx="12">
                  <c:v>97.82</c:v>
                </c:pt>
                <c:pt idx="13">
                  <c:v>100</c:v>
                </c:pt>
                <c:pt idx="14">
                  <c:v>100</c:v>
                </c:pt>
                <c:pt idx="15">
                  <c:v>89.19</c:v>
                </c:pt>
                <c:pt idx="16">
                  <c:v>82.54</c:v>
                </c:pt>
                <c:pt idx="17">
                  <c:v>74.5</c:v>
                </c:pt>
                <c:pt idx="18">
                  <c:v>71.09</c:v>
                </c:pt>
                <c:pt idx="19">
                  <c:v>74.61</c:v>
                </c:pt>
                <c:pt idx="20">
                  <c:v>77.95</c:v>
                </c:pt>
                <c:pt idx="21">
                  <c:v>67.36</c:v>
                </c:pt>
                <c:pt idx="22">
                  <c:v>70.19</c:v>
                </c:pt>
                <c:pt idx="23">
                  <c:v>72.910000000000025</c:v>
                </c:pt>
                <c:pt idx="24">
                  <c:v>75.5</c:v>
                </c:pt>
                <c:pt idx="25">
                  <c:v>78</c:v>
                </c:pt>
                <c:pt idx="26">
                  <c:v>80.290000000000006</c:v>
                </c:pt>
                <c:pt idx="27">
                  <c:v>82.440000000000026</c:v>
                </c:pt>
                <c:pt idx="28">
                  <c:v>84.45</c:v>
                </c:pt>
                <c:pt idx="29">
                  <c:v>86.32</c:v>
                </c:pt>
                <c:pt idx="30">
                  <c:v>100</c:v>
                </c:pt>
                <c:pt idx="31">
                  <c:v>100</c:v>
                </c:pt>
                <c:pt idx="32">
                  <c:v>100</c:v>
                </c:pt>
                <c:pt idx="33">
                  <c:v>83.960000000000022</c:v>
                </c:pt>
                <c:pt idx="34">
                  <c:v>67.88</c:v>
                </c:pt>
                <c:pt idx="35">
                  <c:v>69.42</c:v>
                </c:pt>
                <c:pt idx="36">
                  <c:v>69.98</c:v>
                </c:pt>
                <c:pt idx="37">
                  <c:v>51.39</c:v>
                </c:pt>
                <c:pt idx="38">
                  <c:v>51.83</c:v>
                </c:pt>
                <c:pt idx="39">
                  <c:v>52.27</c:v>
                </c:pt>
                <c:pt idx="40">
                  <c:v>52.690000000000012</c:v>
                </c:pt>
                <c:pt idx="41">
                  <c:v>53.33</c:v>
                </c:pt>
                <c:pt idx="42">
                  <c:v>53.75</c:v>
                </c:pt>
                <c:pt idx="43">
                  <c:v>54.18</c:v>
                </c:pt>
                <c:pt idx="44">
                  <c:v>54.59</c:v>
                </c:pt>
                <c:pt idx="45">
                  <c:v>34.839999999999996</c:v>
                </c:pt>
                <c:pt idx="46">
                  <c:v>35.11</c:v>
                </c:pt>
                <c:pt idx="47">
                  <c:v>27.77</c:v>
                </c:pt>
                <c:pt idx="48">
                  <c:v>27.73</c:v>
                </c:pt>
                <c:pt idx="49">
                  <c:v>27.69</c:v>
                </c:pt>
                <c:pt idx="50">
                  <c:v>27.66</c:v>
                </c:pt>
                <c:pt idx="51">
                  <c:v>27.630000000000017</c:v>
                </c:pt>
                <c:pt idx="52">
                  <c:v>-7.3599999999999985</c:v>
                </c:pt>
                <c:pt idx="53">
                  <c:v>-7.44</c:v>
                </c:pt>
                <c:pt idx="54">
                  <c:v>-7.53</c:v>
                </c:pt>
                <c:pt idx="55">
                  <c:v>-29.7</c:v>
                </c:pt>
                <c:pt idx="56">
                  <c:v>-30.18</c:v>
                </c:pt>
                <c:pt idx="57">
                  <c:v>-30.67</c:v>
                </c:pt>
                <c:pt idx="58">
                  <c:v>-67.53</c:v>
                </c:pt>
                <c:pt idx="59">
                  <c:v>-68.84</c:v>
                </c:pt>
                <c:pt idx="60">
                  <c:v>-70.03</c:v>
                </c:pt>
                <c:pt idx="61">
                  <c:v>-71.209999999999994</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59.15</c:v>
                </c:pt>
              </c:numCache>
            </c:numRef>
          </c:val>
        </c:ser>
        <c:ser>
          <c:idx val="1"/>
          <c:order val="1"/>
          <c:tx>
            <c:v>Relation AC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'5CnR2.5AnEW'!$G$1:$G$85</c:f>
              <c:numCache>
                <c:formatCode>General</c:formatCode>
                <c:ptCount val="85"/>
                <c:pt idx="0">
                  <c:v>-8.57</c:v>
                </c:pt>
                <c:pt idx="1">
                  <c:v>-8.58</c:v>
                </c:pt>
                <c:pt idx="2">
                  <c:v>-8.49</c:v>
                </c:pt>
                <c:pt idx="3">
                  <c:v>-8.4</c:v>
                </c:pt>
                <c:pt idx="4">
                  <c:v>-8.32</c:v>
                </c:pt>
                <c:pt idx="5">
                  <c:v>-8.2399999999999984</c:v>
                </c:pt>
                <c:pt idx="6">
                  <c:v>-33.71</c:v>
                </c:pt>
                <c:pt idx="7">
                  <c:v>-97.95</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59.620000000000012</c:v>
                </c:pt>
                <c:pt idx="48">
                  <c:v>59.25</c:v>
                </c:pt>
                <c:pt idx="49">
                  <c:v>58.879999999999995</c:v>
                </c:pt>
                <c:pt idx="50">
                  <c:v>58.52</c:v>
                </c:pt>
                <c:pt idx="51">
                  <c:v>58.17</c:v>
                </c:pt>
                <c:pt idx="52">
                  <c:v>58</c:v>
                </c:pt>
                <c:pt idx="53">
                  <c:v>57.849999999999994</c:v>
                </c:pt>
                <c:pt idx="54">
                  <c:v>57.71</c:v>
                </c:pt>
                <c:pt idx="55">
                  <c:v>6.44</c:v>
                </c:pt>
                <c:pt idx="56">
                  <c:v>58.379999999999995</c:v>
                </c:pt>
                <c:pt idx="57">
                  <c:v>58.43</c:v>
                </c:pt>
                <c:pt idx="58">
                  <c:v>58.7</c:v>
                </c:pt>
                <c:pt idx="59">
                  <c:v>58.75</c:v>
                </c:pt>
                <c:pt idx="60">
                  <c:v>58.720000000000013</c:v>
                </c:pt>
                <c:pt idx="61">
                  <c:v>58.720000000000013</c:v>
                </c:pt>
                <c:pt idx="62">
                  <c:v>58.71</c:v>
                </c:pt>
                <c:pt idx="63">
                  <c:v>58.730000000000011</c:v>
                </c:pt>
                <c:pt idx="64">
                  <c:v>99.72</c:v>
                </c:pt>
                <c:pt idx="65">
                  <c:v>99.83</c:v>
                </c:pt>
                <c:pt idx="66">
                  <c:v>99.82</c:v>
                </c:pt>
                <c:pt idx="67">
                  <c:v>99.63</c:v>
                </c:pt>
                <c:pt idx="68">
                  <c:v>91.85</c:v>
                </c:pt>
                <c:pt idx="69">
                  <c:v>91.86999999999999</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2"/>
          <c:order val="2"/>
          <c:tx>
            <c:v>Relation AD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'5CnR2.5AnEW'!$H$1:$H$85</c:f>
              <c:numCache>
                <c:formatCode>General</c:formatCode>
                <c:ptCount val="85"/>
                <c:pt idx="0">
                  <c:v>-13.48</c:v>
                </c:pt>
                <c:pt idx="1">
                  <c:v>-13.4</c:v>
                </c:pt>
                <c:pt idx="2">
                  <c:v>-13.17</c:v>
                </c:pt>
                <c:pt idx="3">
                  <c:v>-12.96</c:v>
                </c:pt>
                <c:pt idx="4">
                  <c:v>-12.76</c:v>
                </c:pt>
                <c:pt idx="5">
                  <c:v>-12.57</c:v>
                </c:pt>
                <c:pt idx="6">
                  <c:v>-22.57</c:v>
                </c:pt>
                <c:pt idx="7">
                  <c:v>-33.53</c:v>
                </c:pt>
                <c:pt idx="8">
                  <c:v>-45.51</c:v>
                </c:pt>
                <c:pt idx="9">
                  <c:v>-58.690000000000012</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-99.86999999999999</c:v>
                </c:pt>
                <c:pt idx="38">
                  <c:v>-99.73</c:v>
                </c:pt>
                <c:pt idx="39">
                  <c:v>-99.57</c:v>
                </c:pt>
                <c:pt idx="40">
                  <c:v>-99.410000000000025</c:v>
                </c:pt>
                <c:pt idx="41">
                  <c:v>-100</c:v>
                </c:pt>
                <c:pt idx="42">
                  <c:v>-99.61999999999999</c:v>
                </c:pt>
                <c:pt idx="43">
                  <c:v>-99.35</c:v>
                </c:pt>
                <c:pt idx="44">
                  <c:v>-99.06</c:v>
                </c:pt>
                <c:pt idx="45">
                  <c:v>-98.42</c:v>
                </c:pt>
                <c:pt idx="46">
                  <c:v>-97.75</c:v>
                </c:pt>
                <c:pt idx="47">
                  <c:v>-95.95</c:v>
                </c:pt>
                <c:pt idx="48">
                  <c:v>-94.11</c:v>
                </c:pt>
                <c:pt idx="49">
                  <c:v>-92.23</c:v>
                </c:pt>
                <c:pt idx="50">
                  <c:v>-90.29</c:v>
                </c:pt>
                <c:pt idx="51">
                  <c:v>-88.31</c:v>
                </c:pt>
                <c:pt idx="52">
                  <c:v>-87.61</c:v>
                </c:pt>
                <c:pt idx="53">
                  <c:v>-86.89</c:v>
                </c:pt>
                <c:pt idx="54">
                  <c:v>-86.13</c:v>
                </c:pt>
                <c:pt idx="55">
                  <c:v>-100</c:v>
                </c:pt>
                <c:pt idx="56">
                  <c:v>-99.8</c:v>
                </c:pt>
                <c:pt idx="57">
                  <c:v>-99.58</c:v>
                </c:pt>
                <c:pt idx="58">
                  <c:v>-100</c:v>
                </c:pt>
                <c:pt idx="59">
                  <c:v>-99.82</c:v>
                </c:pt>
                <c:pt idx="60">
                  <c:v>-99.4</c:v>
                </c:pt>
                <c:pt idx="61">
                  <c:v>-98.960000000000022</c:v>
                </c:pt>
                <c:pt idx="62">
                  <c:v>-99.669999999999987</c:v>
                </c:pt>
                <c:pt idx="63">
                  <c:v>-99.169999999999987</c:v>
                </c:pt>
                <c:pt idx="64">
                  <c:v>-99.169999999999987</c:v>
                </c:pt>
                <c:pt idx="65">
                  <c:v>-99.72</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numCache>
            </c:numRef>
          </c:val>
        </c:ser>
        <c:ser>
          <c:idx val="3"/>
          <c:order val="3"/>
          <c:tx>
            <c:v>Relation AE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'5CnR2.5AnEW'!$I$1:$I$85</c:f>
              <c:numCache>
                <c:formatCode>General</c:formatCode>
                <c:ptCount val="85"/>
                <c:pt idx="0">
                  <c:v>-1.1399999999999988</c:v>
                </c:pt>
                <c:pt idx="1">
                  <c:v>-1.1299999999999988</c:v>
                </c:pt>
                <c:pt idx="2">
                  <c:v>17.45</c:v>
                </c:pt>
                <c:pt idx="3">
                  <c:v>16.97</c:v>
                </c:pt>
                <c:pt idx="4">
                  <c:v>16.5</c:v>
                </c:pt>
                <c:pt idx="5">
                  <c:v>16.05</c:v>
                </c:pt>
                <c:pt idx="6">
                  <c:v>6.51</c:v>
                </c:pt>
                <c:pt idx="7">
                  <c:v>6.71</c:v>
                </c:pt>
                <c:pt idx="8">
                  <c:v>6.98</c:v>
                </c:pt>
                <c:pt idx="9">
                  <c:v>7.29</c:v>
                </c:pt>
                <c:pt idx="10">
                  <c:v>8.89</c:v>
                </c:pt>
                <c:pt idx="11">
                  <c:v>17.8</c:v>
                </c:pt>
                <c:pt idx="12">
                  <c:v>18.110000000000017</c:v>
                </c:pt>
                <c:pt idx="13">
                  <c:v>7.76</c:v>
                </c:pt>
                <c:pt idx="14">
                  <c:v>18.8</c:v>
                </c:pt>
                <c:pt idx="15">
                  <c:v>10.870000000000006</c:v>
                </c:pt>
                <c:pt idx="16">
                  <c:v>11.55</c:v>
                </c:pt>
                <c:pt idx="17">
                  <c:v>12.229999999999999</c:v>
                </c:pt>
                <c:pt idx="18">
                  <c:v>23.17</c:v>
                </c:pt>
                <c:pt idx="19">
                  <c:v>24.130000000000017</c:v>
                </c:pt>
                <c:pt idx="20">
                  <c:v>25.05</c:v>
                </c:pt>
                <c:pt idx="21">
                  <c:v>14.77</c:v>
                </c:pt>
                <c:pt idx="22">
                  <c:v>27.01</c:v>
                </c:pt>
                <c:pt idx="23">
                  <c:v>27.86</c:v>
                </c:pt>
                <c:pt idx="24">
                  <c:v>28.68</c:v>
                </c:pt>
                <c:pt idx="25">
                  <c:v>29.459999999999987</c:v>
                </c:pt>
                <c:pt idx="26">
                  <c:v>29.66</c:v>
                </c:pt>
                <c:pt idx="27">
                  <c:v>29.73</c:v>
                </c:pt>
                <c:pt idx="28">
                  <c:v>29.779999999999987</c:v>
                </c:pt>
                <c:pt idx="29">
                  <c:v>29.810000000000016</c:v>
                </c:pt>
                <c:pt idx="30">
                  <c:v>29.830000000000005</c:v>
                </c:pt>
                <c:pt idx="31">
                  <c:v>30.19</c:v>
                </c:pt>
                <c:pt idx="32">
                  <c:v>30.79</c:v>
                </c:pt>
                <c:pt idx="33">
                  <c:v>30.85</c:v>
                </c:pt>
                <c:pt idx="34">
                  <c:v>30.959999999999987</c:v>
                </c:pt>
                <c:pt idx="35">
                  <c:v>31.64</c:v>
                </c:pt>
                <c:pt idx="36">
                  <c:v>31.74</c:v>
                </c:pt>
                <c:pt idx="37">
                  <c:v>31.74</c:v>
                </c:pt>
                <c:pt idx="38">
                  <c:v>31.74</c:v>
                </c:pt>
                <c:pt idx="39">
                  <c:v>31.74</c:v>
                </c:pt>
                <c:pt idx="40">
                  <c:v>31.74</c:v>
                </c:pt>
                <c:pt idx="41">
                  <c:v>0.13</c:v>
                </c:pt>
                <c:pt idx="42">
                  <c:v>1.1200000000000001</c:v>
                </c:pt>
                <c:pt idx="43">
                  <c:v>0.95000000000000051</c:v>
                </c:pt>
                <c:pt idx="44">
                  <c:v>33.4</c:v>
                </c:pt>
                <c:pt idx="45">
                  <c:v>33.32</c:v>
                </c:pt>
                <c:pt idx="46">
                  <c:v>33.24</c:v>
                </c:pt>
              </c:numCache>
            </c:numRef>
          </c:val>
        </c:ser>
        <c:ser>
          <c:idx val="4"/>
          <c:order val="4"/>
          <c:tx>
            <c:v>Relation BC</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'5CnR2.5AnEW'!$J$1:$J$85</c:f>
              <c:numCache>
                <c:formatCode>General</c:formatCode>
                <c:ptCount val="85"/>
                <c:pt idx="0">
                  <c:v>-4.8</c:v>
                </c:pt>
                <c:pt idx="1">
                  <c:v>-4.72</c:v>
                </c:pt>
                <c:pt idx="2">
                  <c:v>-4.6099999999999985</c:v>
                </c:pt>
                <c:pt idx="3">
                  <c:v>-4.51</c:v>
                </c:pt>
                <c:pt idx="4">
                  <c:v>-4.41</c:v>
                </c:pt>
                <c:pt idx="5">
                  <c:v>-4.3099999999999996</c:v>
                </c:pt>
                <c:pt idx="6">
                  <c:v>-4.25</c:v>
                </c:pt>
                <c:pt idx="7">
                  <c:v>-4.29</c:v>
                </c:pt>
                <c:pt idx="8">
                  <c:v>-4.34</c:v>
                </c:pt>
                <c:pt idx="9">
                  <c:v>-4.3899999999999997</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-99.669999999999987</c:v>
                </c:pt>
                <c:pt idx="48">
                  <c:v>-99.43</c:v>
                </c:pt>
                <c:pt idx="49">
                  <c:v>-99.27</c:v>
                </c:pt>
                <c:pt idx="50">
                  <c:v>-99.2</c:v>
                </c:pt>
                <c:pt idx="51">
                  <c:v>-99.23</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-99.72</c:v>
                </c:pt>
                <c:pt idx="65">
                  <c:v>-99.83</c:v>
                </c:pt>
                <c:pt idx="66">
                  <c:v>-99.649999999999991</c:v>
                </c:pt>
                <c:pt idx="67">
                  <c:v>-99.460000000000022</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numCache>
            </c:numRef>
          </c:val>
        </c:ser>
        <c:ser>
          <c:idx val="5"/>
          <c:order val="5"/>
          <c:tx>
            <c:v>Relation BD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'5CnR2.5AnEW'!$K$1:$K$85</c:f>
              <c:numCache>
                <c:formatCode>General</c:formatCode>
                <c:ptCount val="85"/>
                <c:pt idx="0">
                  <c:v>12.12</c:v>
                </c:pt>
                <c:pt idx="1">
                  <c:v>17.57</c:v>
                </c:pt>
                <c:pt idx="2">
                  <c:v>17.059999999999999</c:v>
                </c:pt>
                <c:pt idx="3">
                  <c:v>16.57</c:v>
                </c:pt>
                <c:pt idx="4">
                  <c:v>16.09</c:v>
                </c:pt>
                <c:pt idx="5">
                  <c:v>15.629999999999999</c:v>
                </c:pt>
                <c:pt idx="6">
                  <c:v>15.229999999999999</c:v>
                </c:pt>
                <c:pt idx="7">
                  <c:v>14.89</c:v>
                </c:pt>
                <c:pt idx="8">
                  <c:v>14.61</c:v>
                </c:pt>
                <c:pt idx="9">
                  <c:v>14.4</c:v>
                </c:pt>
                <c:pt idx="10">
                  <c:v>3.7600000000000002</c:v>
                </c:pt>
                <c:pt idx="11">
                  <c:v>15.47</c:v>
                </c:pt>
                <c:pt idx="12">
                  <c:v>15.88</c:v>
                </c:pt>
                <c:pt idx="13">
                  <c:v>16.23</c:v>
                </c:pt>
                <c:pt idx="14">
                  <c:v>16.579999999999988</c:v>
                </c:pt>
                <c:pt idx="15">
                  <c:v>8.57</c:v>
                </c:pt>
                <c:pt idx="16">
                  <c:v>9.2100000000000009</c:v>
                </c:pt>
                <c:pt idx="17">
                  <c:v>9.8700000000000028</c:v>
                </c:pt>
                <c:pt idx="18">
                  <c:v>10.55</c:v>
                </c:pt>
                <c:pt idx="19">
                  <c:v>21.89</c:v>
                </c:pt>
                <c:pt idx="20">
                  <c:v>22.75</c:v>
                </c:pt>
                <c:pt idx="21">
                  <c:v>23.68</c:v>
                </c:pt>
                <c:pt idx="22">
                  <c:v>24.54</c:v>
                </c:pt>
                <c:pt idx="23">
                  <c:v>25.35</c:v>
                </c:pt>
                <c:pt idx="24">
                  <c:v>26.110000000000017</c:v>
                </c:pt>
                <c:pt idx="25">
                  <c:v>26.830000000000005</c:v>
                </c:pt>
                <c:pt idx="26">
                  <c:v>27.57</c:v>
                </c:pt>
                <c:pt idx="27">
                  <c:v>28.25</c:v>
                </c:pt>
                <c:pt idx="28">
                  <c:v>28.74</c:v>
                </c:pt>
                <c:pt idx="29">
                  <c:v>29.17</c:v>
                </c:pt>
                <c:pt idx="30">
                  <c:v>4.33</c:v>
                </c:pt>
                <c:pt idx="31">
                  <c:v>29.6</c:v>
                </c:pt>
                <c:pt idx="32">
                  <c:v>29.439999999999987</c:v>
                </c:pt>
                <c:pt idx="33">
                  <c:v>29.43</c:v>
                </c:pt>
                <c:pt idx="34">
                  <c:v>29.69</c:v>
                </c:pt>
                <c:pt idx="35">
                  <c:v>29.93</c:v>
                </c:pt>
                <c:pt idx="36">
                  <c:v>30.14</c:v>
                </c:pt>
                <c:pt idx="37">
                  <c:v>29.89</c:v>
                </c:pt>
                <c:pt idx="38">
                  <c:v>30.21</c:v>
                </c:pt>
                <c:pt idx="39">
                  <c:v>30.52</c:v>
                </c:pt>
                <c:pt idx="40">
                  <c:v>30.810000000000016</c:v>
                </c:pt>
                <c:pt idx="41">
                  <c:v>-0.82000000000000051</c:v>
                </c:pt>
                <c:pt idx="42">
                  <c:v>32.24</c:v>
                </c:pt>
                <c:pt idx="43">
                  <c:v>32.51</c:v>
                </c:pt>
                <c:pt idx="44">
                  <c:v>32.730000000000011</c:v>
                </c:pt>
                <c:pt idx="45">
                  <c:v>54.760000000000012</c:v>
                </c:pt>
                <c:pt idx="46">
                  <c:v>54.91</c:v>
                </c:pt>
                <c:pt idx="47">
                  <c:v>93.910000000000025</c:v>
                </c:pt>
                <c:pt idx="48">
                  <c:v>92.25</c:v>
                </c:pt>
                <c:pt idx="49">
                  <c:v>90.63</c:v>
                </c:pt>
                <c:pt idx="50">
                  <c:v>89.07</c:v>
                </c:pt>
                <c:pt idx="51">
                  <c:v>87.55</c:v>
                </c:pt>
                <c:pt idx="52">
                  <c:v>35.06</c:v>
                </c:pt>
                <c:pt idx="53">
                  <c:v>35.449999999999996</c:v>
                </c:pt>
                <c:pt idx="54">
                  <c:v>35.82</c:v>
                </c:pt>
                <c:pt idx="55">
                  <c:v>36.51</c:v>
                </c:pt>
                <c:pt idx="56">
                  <c:v>37.17</c:v>
                </c:pt>
                <c:pt idx="57">
                  <c:v>37.82</c:v>
                </c:pt>
                <c:pt idx="58">
                  <c:v>-13.52</c:v>
                </c:pt>
                <c:pt idx="59">
                  <c:v>35.120000000000012</c:v>
                </c:pt>
                <c:pt idx="60">
                  <c:v>35.92</c:v>
                </c:pt>
                <c:pt idx="61">
                  <c:v>36.71</c:v>
                </c:pt>
                <c:pt idx="62">
                  <c:v>-14.18</c:v>
                </c:pt>
                <c:pt idx="63">
                  <c:v>38.94</c:v>
                </c:pt>
                <c:pt idx="64">
                  <c:v>38.94</c:v>
                </c:pt>
                <c:pt idx="65">
                  <c:v>39.160000000000011</c:v>
                </c:pt>
                <c:pt idx="66">
                  <c:v>39.379999999999995</c:v>
                </c:pt>
                <c:pt idx="67">
                  <c:v>39.6</c:v>
                </c:pt>
                <c:pt idx="68">
                  <c:v>40.020000000000003</c:v>
                </c:pt>
                <c:pt idx="69">
                  <c:v>40.44</c:v>
                </c:pt>
                <c:pt idx="70">
                  <c:v>41.06</c:v>
                </c:pt>
                <c:pt idx="71">
                  <c:v>41.67</c:v>
                </c:pt>
                <c:pt idx="72">
                  <c:v>42.47</c:v>
                </c:pt>
                <c:pt idx="73">
                  <c:v>43.27</c:v>
                </c:pt>
                <c:pt idx="74">
                  <c:v>44.04</c:v>
                </c:pt>
                <c:pt idx="75">
                  <c:v>100</c:v>
                </c:pt>
                <c:pt idx="76">
                  <c:v>100</c:v>
                </c:pt>
                <c:pt idx="77">
                  <c:v>100</c:v>
                </c:pt>
                <c:pt idx="78">
                  <c:v>100</c:v>
                </c:pt>
                <c:pt idx="79">
                  <c:v>100</c:v>
                </c:pt>
                <c:pt idx="80">
                  <c:v>100</c:v>
                </c:pt>
                <c:pt idx="81">
                  <c:v>100</c:v>
                </c:pt>
                <c:pt idx="82">
                  <c:v>100</c:v>
                </c:pt>
                <c:pt idx="83">
                  <c:v>100</c:v>
                </c:pt>
                <c:pt idx="84">
                  <c:v>98.35</c:v>
                </c:pt>
              </c:numCache>
            </c:numRef>
          </c:val>
        </c:ser>
        <c:ser>
          <c:idx val="6"/>
          <c:order val="6"/>
          <c:tx>
            <c:v>Relation BE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'5CnR2.5AnEW'!$L$1:$L$85</c:f>
              <c:numCache>
                <c:formatCode>General</c:formatCode>
                <c:ptCount val="85"/>
                <c:pt idx="0">
                  <c:v>13.58</c:v>
                </c:pt>
                <c:pt idx="1">
                  <c:v>17.62</c:v>
                </c:pt>
                <c:pt idx="2">
                  <c:v>16.91</c:v>
                </c:pt>
                <c:pt idx="3">
                  <c:v>16.23</c:v>
                </c:pt>
                <c:pt idx="4">
                  <c:v>15.55</c:v>
                </c:pt>
                <c:pt idx="5">
                  <c:v>14.9</c:v>
                </c:pt>
                <c:pt idx="6">
                  <c:v>14.29</c:v>
                </c:pt>
                <c:pt idx="7">
                  <c:v>13.68</c:v>
                </c:pt>
                <c:pt idx="8">
                  <c:v>13.03</c:v>
                </c:pt>
                <c:pt idx="9">
                  <c:v>12.34</c:v>
                </c:pt>
                <c:pt idx="10">
                  <c:v>2.74</c:v>
                </c:pt>
                <c:pt idx="11">
                  <c:v>2.65</c:v>
                </c:pt>
                <c:pt idx="12">
                  <c:v>2.54</c:v>
                </c:pt>
                <c:pt idx="13">
                  <c:v>2.44</c:v>
                </c:pt>
                <c:pt idx="14">
                  <c:v>2.3099999999999987</c:v>
                </c:pt>
                <c:pt idx="15">
                  <c:v>-91.78</c:v>
                </c:pt>
                <c:pt idx="16">
                  <c:v>-100</c:v>
                </c:pt>
                <c:pt idx="17">
                  <c:v>-100</c:v>
                </c:pt>
                <c:pt idx="18">
                  <c:v>-100</c:v>
                </c:pt>
                <c:pt idx="19">
                  <c:v>-100</c:v>
                </c:pt>
                <c:pt idx="20">
                  <c:v>-100</c:v>
                </c:pt>
                <c:pt idx="21">
                  <c:v>-100</c:v>
                </c:pt>
                <c:pt idx="22">
                  <c:v>-100</c:v>
                </c:pt>
                <c:pt idx="23">
                  <c:v>-100</c:v>
                </c:pt>
                <c:pt idx="24">
                  <c:v>-100</c:v>
                </c:pt>
                <c:pt idx="25">
                  <c:v>-100</c:v>
                </c:pt>
                <c:pt idx="26">
                  <c:v>-99.34</c:v>
                </c:pt>
                <c:pt idx="27">
                  <c:v>-97.75</c:v>
                </c:pt>
                <c:pt idx="28">
                  <c:v>-95.740000000000023</c:v>
                </c:pt>
                <c:pt idx="29">
                  <c:v>-93.3</c:v>
                </c:pt>
                <c:pt idx="30">
                  <c:v>-97.649999999999991</c:v>
                </c:pt>
                <c:pt idx="31">
                  <c:v>-96.38</c:v>
                </c:pt>
                <c:pt idx="32">
                  <c:v>-96.48</c:v>
                </c:pt>
                <c:pt idx="33">
                  <c:v>-97.39</c:v>
                </c:pt>
                <c:pt idx="34">
                  <c:v>-99.03</c:v>
                </c:pt>
                <c:pt idx="35">
                  <c:v>-100</c:v>
                </c:pt>
                <c:pt idx="36">
                  <c:v>-100</c:v>
                </c:pt>
                <c:pt idx="37">
                  <c:v>-100</c:v>
                </c:pt>
                <c:pt idx="38">
                  <c:v>-100</c:v>
                </c:pt>
                <c:pt idx="39">
                  <c:v>-100</c:v>
                </c:pt>
                <c:pt idx="40">
                  <c:v>-100</c:v>
                </c:pt>
                <c:pt idx="41">
                  <c:v>-100</c:v>
                </c:pt>
                <c:pt idx="42">
                  <c:v>-100</c:v>
                </c:pt>
                <c:pt idx="43">
                  <c:v>-100</c:v>
                </c:pt>
                <c:pt idx="44">
                  <c:v>-100</c:v>
                </c:pt>
                <c:pt idx="45">
                  <c:v>-100</c:v>
                </c:pt>
                <c:pt idx="46">
                  <c:v>-100</c:v>
                </c:pt>
              </c:numCache>
            </c:numRef>
          </c:val>
        </c:ser>
        <c:ser>
          <c:idx val="7"/>
          <c:order val="7"/>
          <c:tx>
            <c:v>Relation CD</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'5CnR2.5AnEW'!$M$1:$M$85</c:f>
              <c:numCache>
                <c:formatCode>General</c:formatCode>
                <c:ptCount val="85"/>
                <c:pt idx="0">
                  <c:v>6.95</c:v>
                </c:pt>
                <c:pt idx="1">
                  <c:v>17.850000000000001</c:v>
                </c:pt>
                <c:pt idx="2">
                  <c:v>17.5</c:v>
                </c:pt>
                <c:pt idx="3">
                  <c:v>17.16</c:v>
                </c:pt>
                <c:pt idx="4">
                  <c:v>16.84</c:v>
                </c:pt>
                <c:pt idx="5">
                  <c:v>16.54</c:v>
                </c:pt>
                <c:pt idx="6">
                  <c:v>16.459999999999987</c:v>
                </c:pt>
                <c:pt idx="7">
                  <c:v>16.84</c:v>
                </c:pt>
                <c:pt idx="8">
                  <c:v>17.37</c:v>
                </c:pt>
                <c:pt idx="9">
                  <c:v>18</c:v>
                </c:pt>
                <c:pt idx="10">
                  <c:v>19.45</c:v>
                </c:pt>
                <c:pt idx="11">
                  <c:v>20.810000000000016</c:v>
                </c:pt>
                <c:pt idx="12">
                  <c:v>22.14</c:v>
                </c:pt>
                <c:pt idx="13">
                  <c:v>23.43</c:v>
                </c:pt>
                <c:pt idx="14">
                  <c:v>24.7</c:v>
                </c:pt>
                <c:pt idx="15">
                  <c:v>25.979999999999986</c:v>
                </c:pt>
                <c:pt idx="16">
                  <c:v>27.24</c:v>
                </c:pt>
                <c:pt idx="17">
                  <c:v>28.49</c:v>
                </c:pt>
                <c:pt idx="18">
                  <c:v>29.72</c:v>
                </c:pt>
                <c:pt idx="19">
                  <c:v>30.88</c:v>
                </c:pt>
                <c:pt idx="20">
                  <c:v>32.020000000000003</c:v>
                </c:pt>
                <c:pt idx="21">
                  <c:v>33.14</c:v>
                </c:pt>
                <c:pt idx="22">
                  <c:v>34.25</c:v>
                </c:pt>
                <c:pt idx="23">
                  <c:v>35.33</c:v>
                </c:pt>
                <c:pt idx="24">
                  <c:v>36.4</c:v>
                </c:pt>
                <c:pt idx="25">
                  <c:v>37.44</c:v>
                </c:pt>
                <c:pt idx="26">
                  <c:v>21.979999999999986</c:v>
                </c:pt>
                <c:pt idx="27">
                  <c:v>22.64</c:v>
                </c:pt>
                <c:pt idx="28">
                  <c:v>40.590000000000003</c:v>
                </c:pt>
                <c:pt idx="29">
                  <c:v>41.53</c:v>
                </c:pt>
                <c:pt idx="30">
                  <c:v>42.63</c:v>
                </c:pt>
                <c:pt idx="31">
                  <c:v>100</c:v>
                </c:pt>
                <c:pt idx="32">
                  <c:v>100</c:v>
                </c:pt>
                <c:pt idx="33">
                  <c:v>100</c:v>
                </c:pt>
                <c:pt idx="34">
                  <c:v>83.35</c:v>
                </c:pt>
                <c:pt idx="35">
                  <c:v>84.34</c:v>
                </c:pt>
                <c:pt idx="36">
                  <c:v>85.16</c:v>
                </c:pt>
                <c:pt idx="37">
                  <c:v>85.05</c:v>
                </c:pt>
                <c:pt idx="38">
                  <c:v>84.93</c:v>
                </c:pt>
                <c:pt idx="39">
                  <c:v>84.8</c:v>
                </c:pt>
                <c:pt idx="40">
                  <c:v>84.66</c:v>
                </c:pt>
                <c:pt idx="41">
                  <c:v>100</c:v>
                </c:pt>
                <c:pt idx="42">
                  <c:v>99.61999999999999</c:v>
                </c:pt>
                <c:pt idx="43">
                  <c:v>99.35</c:v>
                </c:pt>
                <c:pt idx="44">
                  <c:v>99.06</c:v>
                </c:pt>
                <c:pt idx="45">
                  <c:v>98.42</c:v>
                </c:pt>
                <c:pt idx="46">
                  <c:v>97.75</c:v>
                </c:pt>
                <c:pt idx="47">
                  <c:v>95.75</c:v>
                </c:pt>
                <c:pt idx="48">
                  <c:v>93.78</c:v>
                </c:pt>
                <c:pt idx="49">
                  <c:v>91.86999999999999</c:v>
                </c:pt>
                <c:pt idx="50">
                  <c:v>89.990000000000023</c:v>
                </c:pt>
                <c:pt idx="51">
                  <c:v>88.16</c:v>
                </c:pt>
                <c:pt idx="52">
                  <c:v>87.27</c:v>
                </c:pt>
                <c:pt idx="53">
                  <c:v>86.4</c:v>
                </c:pt>
                <c:pt idx="54">
                  <c:v>85.57</c:v>
                </c:pt>
                <c:pt idx="55">
                  <c:v>85.710000000000022</c:v>
                </c:pt>
                <c:pt idx="56">
                  <c:v>85.16</c:v>
                </c:pt>
                <c:pt idx="57">
                  <c:v>84.63</c:v>
                </c:pt>
                <c:pt idx="58">
                  <c:v>85.1</c:v>
                </c:pt>
                <c:pt idx="59">
                  <c:v>84.669999999999987</c:v>
                </c:pt>
                <c:pt idx="60">
                  <c:v>84.25</c:v>
                </c:pt>
                <c:pt idx="61">
                  <c:v>83.84</c:v>
                </c:pt>
                <c:pt idx="62">
                  <c:v>84.460000000000022</c:v>
                </c:pt>
                <c:pt idx="63">
                  <c:v>84.05</c:v>
                </c:pt>
                <c:pt idx="64">
                  <c:v>60.42</c:v>
                </c:pt>
                <c:pt idx="65">
                  <c:v>37.160000000000011</c:v>
                </c:pt>
                <c:pt idx="66">
                  <c:v>37.28</c:v>
                </c:pt>
                <c:pt idx="67">
                  <c:v>37.379999999999995</c:v>
                </c:pt>
                <c:pt idx="68">
                  <c:v>13.78</c:v>
                </c:pt>
                <c:pt idx="69">
                  <c:v>13.94</c:v>
                </c:pt>
                <c:pt idx="70">
                  <c:v>-10.5</c:v>
                </c:pt>
                <c:pt idx="71">
                  <c:v>-10.68</c:v>
                </c:pt>
                <c:pt idx="72">
                  <c:v>-36.53</c:v>
                </c:pt>
                <c:pt idx="73">
                  <c:v>-37.370000000000005</c:v>
                </c:pt>
                <c:pt idx="74">
                  <c:v>-38.21</c:v>
                </c:pt>
                <c:pt idx="75">
                  <c:v>-100</c:v>
                </c:pt>
                <c:pt idx="76">
                  <c:v>-100</c:v>
                </c:pt>
                <c:pt idx="77">
                  <c:v>-100</c:v>
                </c:pt>
                <c:pt idx="78">
                  <c:v>-100</c:v>
                </c:pt>
                <c:pt idx="79">
                  <c:v>-100</c:v>
                </c:pt>
                <c:pt idx="80">
                  <c:v>-100</c:v>
                </c:pt>
                <c:pt idx="81">
                  <c:v>-100</c:v>
                </c:pt>
                <c:pt idx="82">
                  <c:v>-100</c:v>
                </c:pt>
                <c:pt idx="83">
                  <c:v>-100</c:v>
                </c:pt>
              </c:numCache>
            </c:numRef>
          </c:val>
        </c:ser>
        <c:ser>
          <c:idx val="8"/>
          <c:order val="8"/>
          <c:tx>
            <c:v>Relation CE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'5CnR2.5AnEW'!$N$1:$N$85</c:f>
              <c:numCache>
                <c:formatCode>General</c:formatCode>
                <c:ptCount val="85"/>
                <c:pt idx="0">
                  <c:v>-1.9000000000000001</c:v>
                </c:pt>
                <c:pt idx="1">
                  <c:v>-1.8900000000000001</c:v>
                </c:pt>
                <c:pt idx="2">
                  <c:v>17.350000000000001</c:v>
                </c:pt>
                <c:pt idx="3">
                  <c:v>16.82</c:v>
                </c:pt>
                <c:pt idx="4">
                  <c:v>16.3</c:v>
                </c:pt>
                <c:pt idx="5">
                  <c:v>15.8</c:v>
                </c:pt>
                <c:pt idx="6">
                  <c:v>15.52</c:v>
                </c:pt>
                <c:pt idx="7">
                  <c:v>15.62</c:v>
                </c:pt>
                <c:pt idx="8">
                  <c:v>15.78</c:v>
                </c:pt>
                <c:pt idx="9">
                  <c:v>15.94</c:v>
                </c:pt>
                <c:pt idx="10">
                  <c:v>16.57</c:v>
                </c:pt>
                <c:pt idx="11">
                  <c:v>17.079999999999988</c:v>
                </c:pt>
                <c:pt idx="12">
                  <c:v>17.54</c:v>
                </c:pt>
                <c:pt idx="13">
                  <c:v>18.04</c:v>
                </c:pt>
                <c:pt idx="14">
                  <c:v>18.399999999999999</c:v>
                </c:pt>
                <c:pt idx="15">
                  <c:v>19.47</c:v>
                </c:pt>
                <c:pt idx="16">
                  <c:v>20.64</c:v>
                </c:pt>
                <c:pt idx="17">
                  <c:v>21.79</c:v>
                </c:pt>
                <c:pt idx="18">
                  <c:v>22.830000000000005</c:v>
                </c:pt>
                <c:pt idx="19">
                  <c:v>23.86</c:v>
                </c:pt>
                <c:pt idx="20">
                  <c:v>24.85</c:v>
                </c:pt>
                <c:pt idx="21">
                  <c:v>25.93</c:v>
                </c:pt>
                <c:pt idx="22">
                  <c:v>26.89</c:v>
                </c:pt>
                <c:pt idx="23">
                  <c:v>27.82</c:v>
                </c:pt>
                <c:pt idx="24">
                  <c:v>28.73</c:v>
                </c:pt>
                <c:pt idx="25">
                  <c:v>29.62</c:v>
                </c:pt>
                <c:pt idx="26">
                  <c:v>90.35</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99.77</c:v>
                </c:pt>
                <c:pt idx="45">
                  <c:v>99.54</c:v>
                </c:pt>
                <c:pt idx="46">
                  <c:v>99.31</c:v>
                </c:pt>
              </c:numCache>
            </c:numRef>
          </c:val>
        </c:ser>
        <c:ser>
          <c:idx val="9"/>
          <c:order val="9"/>
          <c:tx>
            <c:v>Relation DE</c:v>
          </c:tx>
          <c:marker>
            <c:symbol val="none"/>
          </c:marker>
          <c:cat>
            <c:numRef>
              <c:f>'5CnR2.5AnEW'!$P$1:$P$85</c:f>
              <c:numCache>
                <c:formatCode>General</c:formatCode>
                <c:ptCount val="8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numCache>
            </c:numRef>
          </c:cat>
          <c:val>
            <c:numRef>
              <c:f>'5CnR2.5AnEW'!$O$1:$O$85</c:f>
              <c:numCache>
                <c:formatCode>General</c:formatCode>
                <c:ptCount val="85"/>
                <c:pt idx="0">
                  <c:v>0.59</c:v>
                </c:pt>
                <c:pt idx="1">
                  <c:v>0.58000000000000007</c:v>
                </c:pt>
                <c:pt idx="2">
                  <c:v>17.12</c:v>
                </c:pt>
                <c:pt idx="3">
                  <c:v>16.489999999999974</c:v>
                </c:pt>
                <c:pt idx="4">
                  <c:v>15.870000000000006</c:v>
                </c:pt>
                <c:pt idx="5">
                  <c:v>15.27</c:v>
                </c:pt>
                <c:pt idx="6">
                  <c:v>14.81</c:v>
                </c:pt>
                <c:pt idx="7">
                  <c:v>14.42</c:v>
                </c:pt>
                <c:pt idx="8">
                  <c:v>14.11</c:v>
                </c:pt>
                <c:pt idx="9">
                  <c:v>13.9</c:v>
                </c:pt>
                <c:pt idx="10">
                  <c:v>14.09</c:v>
                </c:pt>
                <c:pt idx="11">
                  <c:v>14.129999999999999</c:v>
                </c:pt>
                <c:pt idx="12">
                  <c:v>14.139999999999999</c:v>
                </c:pt>
                <c:pt idx="13">
                  <c:v>14.219999999999999</c:v>
                </c:pt>
                <c:pt idx="14">
                  <c:v>14.17</c:v>
                </c:pt>
                <c:pt idx="15">
                  <c:v>14.88</c:v>
                </c:pt>
                <c:pt idx="16">
                  <c:v>15.68</c:v>
                </c:pt>
                <c:pt idx="17">
                  <c:v>16.439999999999987</c:v>
                </c:pt>
                <c:pt idx="18">
                  <c:v>17.079999999999988</c:v>
                </c:pt>
                <c:pt idx="19">
                  <c:v>17.62</c:v>
                </c:pt>
                <c:pt idx="20">
                  <c:v>18.130000000000017</c:v>
                </c:pt>
                <c:pt idx="21">
                  <c:v>18.72</c:v>
                </c:pt>
                <c:pt idx="22">
                  <c:v>19.16</c:v>
                </c:pt>
                <c:pt idx="23">
                  <c:v>19.57</c:v>
                </c:pt>
                <c:pt idx="24">
                  <c:v>19.95</c:v>
                </c:pt>
                <c:pt idx="25">
                  <c:v>20.3</c:v>
                </c:pt>
                <c:pt idx="26">
                  <c:v>20.18</c:v>
                </c:pt>
                <c:pt idx="27">
                  <c:v>19.939999999999987</c:v>
                </c:pt>
                <c:pt idx="28">
                  <c:v>19.559999999999999</c:v>
                </c:pt>
                <c:pt idx="29">
                  <c:v>19.149999999999999</c:v>
                </c:pt>
                <c:pt idx="30">
                  <c:v>18.920000000000002</c:v>
                </c:pt>
                <c:pt idx="31">
                  <c:v>1</c:v>
                </c:pt>
                <c:pt idx="32">
                  <c:v>0.99</c:v>
                </c:pt>
                <c:pt idx="33">
                  <c:v>0.99</c:v>
                </c:pt>
                <c:pt idx="34">
                  <c:v>0.98</c:v>
                </c:pt>
                <c:pt idx="35">
                  <c:v>0.98</c:v>
                </c:pt>
                <c:pt idx="36">
                  <c:v>0.98</c:v>
                </c:pt>
                <c:pt idx="37">
                  <c:v>0.98</c:v>
                </c:pt>
                <c:pt idx="38">
                  <c:v>0.97000000000000053</c:v>
                </c:pt>
                <c:pt idx="39">
                  <c:v>0.97000000000000053</c:v>
                </c:pt>
                <c:pt idx="40">
                  <c:v>0.96000000000000052</c:v>
                </c:pt>
                <c:pt idx="41">
                  <c:v>-17.75</c:v>
                </c:pt>
                <c:pt idx="42">
                  <c:v>-17.18</c:v>
                </c:pt>
                <c:pt idx="43">
                  <c:v>-36.849999999999994</c:v>
                </c:pt>
                <c:pt idx="44">
                  <c:v>-36.42</c:v>
                </c:pt>
                <c:pt idx="45">
                  <c:v>-35.68</c:v>
                </c:pt>
                <c:pt idx="46">
                  <c:v>-34.910000000000004</c:v>
                </c:pt>
              </c:numCache>
            </c:numRef>
          </c:val>
        </c:ser>
        <c:marker val="1"/>
        <c:axId val="61922688"/>
        <c:axId val="61928960"/>
      </c:lineChart>
      <c:catAx>
        <c:axId val="61922688"/>
        <c:scaling>
          <c:orientation val="minMax"/>
        </c:scaling>
        <c:axPos val="b"/>
        <c:title>
          <c:tx>
            <c:rich>
              <a:bodyPr/>
              <a:lstStyle/>
              <a:p>
                <a:pPr>
                  <a:defRPr/>
                </a:pPr>
                <a:r>
                  <a:rPr lang="en-US" sz="1200"/>
                  <a:t>Turns</a:t>
                </a:r>
              </a:p>
            </c:rich>
          </c:tx>
          <c:layout>
            <c:manualLayout>
              <c:xMode val="edge"/>
              <c:yMode val="edge"/>
              <c:x val="0.91726109277123358"/>
              <c:y val="0.47710753963973684"/>
            </c:manualLayout>
          </c:layout>
        </c:title>
        <c:numFmt formatCode="General" sourceLinked="1"/>
        <c:tickLblPos val="nextTo"/>
        <c:crossAx val="61928960"/>
        <c:crossesAt val="0"/>
        <c:auto val="1"/>
        <c:lblAlgn val="ctr"/>
        <c:lblOffset val="50"/>
        <c:tickLblSkip val="5"/>
        <c:tickMarkSkip val="5"/>
      </c:catAx>
      <c:valAx>
        <c:axId val="61928960"/>
        <c:scaling>
          <c:orientation val="minMax"/>
          <c:max val="100"/>
          <c:min val="-100"/>
        </c:scaling>
        <c:axPos val="l"/>
        <c:majorGridlines/>
        <c:numFmt formatCode="General" sourceLinked="1"/>
        <c:tickLblPos val="nextTo"/>
        <c:crossAx val="61922688"/>
        <c:crosses val="autoZero"/>
        <c:crossBetween val="between"/>
      </c:valAx>
    </c:plotArea>
    <c:legend>
      <c:legendPos val="r"/>
      <c:layout>
        <c:manualLayout>
          <c:xMode val="edge"/>
          <c:yMode val="edge"/>
          <c:x val="7.270007236044923E-2"/>
          <c:y val="0.90917743501240422"/>
          <c:w val="0.84406109105856064"/>
          <c:h val="7.7723654406212983E-2"/>
        </c:manualLayout>
      </c:layout>
    </c:legend>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07A41-B56F-4700-B6E4-7FD7E9871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35</Pages>
  <Words>7421</Words>
  <Characters>42303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Interactive Storytelling and Emergent Gameplay using Dynamical Policy Models</vt:lpstr>
    </vt:vector>
  </TitlesOfParts>
  <Company>RMIT</Company>
  <LinksUpToDate>false</LinksUpToDate>
  <CharactersWithSpaces>49625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Yann</cp:lastModifiedBy>
  <cp:revision>36</cp:revision>
  <dcterms:created xsi:type="dcterms:W3CDTF">2008-10-16T06:00:00Z</dcterms:created>
  <dcterms:modified xsi:type="dcterms:W3CDTF">2008-10-19T10:03:00Z</dcterms:modified>
</cp:coreProperties>
</file>