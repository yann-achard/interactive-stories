
<file path=[Content_Types].xml><?xml version="1.0" encoding="utf-8"?>
<Types xmlns="http://schemas.openxmlformats.org/package/2006/content-types">
  <Override PartName="/word/footnotes.xml" ContentType="application/vnd.openxmlformats-officedocument.wordprocessingml.footnotes+xml"/>
  <Override PartName="/word/theme/themeOverride5.xml" ContentType="application/vnd.openxmlformats-officedocument.themeOverride+xml"/>
  <Override PartName="/word/charts/chart10.xml" ContentType="application/vnd.openxmlformats-officedocument.drawingml.chart+xml"/>
  <Override PartName="/word/theme/themeOverride15.xml" ContentType="application/vnd.openxmlformats-officedocument.themeOverride+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theme/themeOverride13.xml" ContentType="application/vnd.openxmlformats-officedocument.themeOverride+xml"/>
  <Override PartName="/word/theme/themeOverride14.xml" ContentType="application/vnd.openxmlformats-officedocument.themeOverride+xml"/>
  <Override PartName="/word/theme/themeOverride1.xml" ContentType="application/vnd.openxmlformats-officedocument.themeOverride+xml"/>
  <Override PartName="/word/theme/themeOverride11.xml" ContentType="application/vnd.openxmlformats-officedocument.themeOverride+xml"/>
  <Override PartName="/word/theme/themeOverride12.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theme/themeOverride10.xml" ContentType="application/vnd.openxmlformats-officedocument.themeOverride+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theme/themeOverride8.xml" ContentType="application/vnd.openxmlformats-officedocument.themeOverride+xml"/>
  <Override PartName="/word/theme/themeOverride9.xml" ContentType="application/vnd.openxmlformats-officedocument.themeOverride+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theme/themeOverride6.xml" ContentType="application/vnd.openxmlformats-officedocument.themeOverride+xml"/>
  <Override PartName="/word/theme/themeOverride7.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17.xml" ContentType="application/vnd.openxmlformats-officedocument.themeOverride+xml"/>
  <Override PartName="/docProps/core.xml" ContentType="application/vnd.openxmlformats-package.core-properties+xml"/>
  <Default Extension="png" ContentType="image/png"/>
  <Override PartName="/word/theme/themeOverride4.xml" ContentType="application/vnd.openxmlformats-officedocument.themeOverride+xml"/>
  <Override PartName="/word/theme/themeOverride16.xml" ContentType="application/vnd.openxmlformats-officedocument.themeOverrid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A90" w:rsidRPr="00246E74" w:rsidRDefault="00373A90" w:rsidP="003A2DBE">
      <w:pPr>
        <w:jc w:val="center"/>
        <w:rPr>
          <w:b/>
          <w:bCs/>
          <w:sz w:val="52"/>
          <w:szCs w:val="52"/>
        </w:rPr>
      </w:pPr>
      <w:r w:rsidRPr="00246E74">
        <w:rPr>
          <w:b/>
          <w:bCs/>
          <w:sz w:val="52"/>
          <w:szCs w:val="52"/>
        </w:rPr>
        <w:t xml:space="preserve">Interactive Storytelling and Emergent Gameplay using </w:t>
      </w:r>
      <w:r w:rsidR="00246E74" w:rsidRPr="00246E74">
        <w:rPr>
          <w:b/>
          <w:bCs/>
          <w:sz w:val="52"/>
          <w:szCs w:val="52"/>
        </w:rPr>
        <w:t>a hybrid control process</w:t>
      </w:r>
    </w:p>
    <w:p w:rsidR="00246E74" w:rsidRPr="00246E74" w:rsidRDefault="00246E74" w:rsidP="003A2DBE">
      <w:pPr>
        <w:jc w:val="center"/>
        <w:rPr>
          <w:b/>
          <w:bCs/>
          <w:sz w:val="52"/>
          <w:szCs w:val="52"/>
        </w:rPr>
      </w:pPr>
      <w:r w:rsidRPr="00246E74">
        <w:rPr>
          <w:b/>
          <w:bCs/>
          <w:sz w:val="52"/>
          <w:szCs w:val="52"/>
        </w:rPr>
        <w:t>By</w:t>
      </w:r>
    </w:p>
    <w:p w:rsidR="00246E74" w:rsidRPr="00246E74" w:rsidRDefault="00246E74" w:rsidP="003A2DBE">
      <w:pPr>
        <w:jc w:val="center"/>
        <w:rPr>
          <w:b/>
          <w:bCs/>
          <w:sz w:val="52"/>
          <w:szCs w:val="52"/>
        </w:rPr>
      </w:pPr>
      <w:r w:rsidRPr="00246E74">
        <w:rPr>
          <w:b/>
          <w:bCs/>
          <w:sz w:val="52"/>
          <w:szCs w:val="52"/>
        </w:rPr>
        <w:t>Yann Achard, B.Sc.</w:t>
      </w:r>
    </w:p>
    <w:p w:rsidR="00246E74" w:rsidRPr="00246E74" w:rsidRDefault="00246E74" w:rsidP="003A2DBE">
      <w:pPr>
        <w:jc w:val="center"/>
        <w:rPr>
          <w:b/>
          <w:bCs/>
          <w:sz w:val="52"/>
          <w:szCs w:val="52"/>
        </w:rPr>
      </w:pPr>
    </w:p>
    <w:p w:rsidR="00246E74" w:rsidRPr="00246E74" w:rsidRDefault="00246E74" w:rsidP="00246E74">
      <w:pPr>
        <w:jc w:val="center"/>
        <w:rPr>
          <w:b/>
          <w:bCs/>
          <w:sz w:val="52"/>
          <w:szCs w:val="52"/>
        </w:rPr>
      </w:pPr>
      <w:r w:rsidRPr="00246E74">
        <w:rPr>
          <w:b/>
          <w:bCs/>
          <w:sz w:val="52"/>
          <w:szCs w:val="52"/>
        </w:rPr>
        <w:t>Minor thesis submitted in partial fulfillment of the requirements for the degree of Master of Applied Science in Information Systems</w:t>
      </w:r>
    </w:p>
    <w:p w:rsidR="00246E74" w:rsidRPr="00246E74" w:rsidRDefault="00246E74" w:rsidP="00246E74">
      <w:pPr>
        <w:jc w:val="center"/>
        <w:rPr>
          <w:b/>
          <w:bCs/>
          <w:sz w:val="52"/>
          <w:szCs w:val="52"/>
        </w:rPr>
      </w:pPr>
    </w:p>
    <w:p w:rsidR="00246E74" w:rsidRPr="00246E74" w:rsidRDefault="00246E74" w:rsidP="00246E74">
      <w:pPr>
        <w:jc w:val="center"/>
        <w:rPr>
          <w:b/>
          <w:bCs/>
          <w:sz w:val="52"/>
          <w:szCs w:val="52"/>
        </w:rPr>
      </w:pPr>
      <w:r w:rsidRPr="00246E74">
        <w:rPr>
          <w:b/>
          <w:bCs/>
          <w:sz w:val="52"/>
          <w:szCs w:val="52"/>
        </w:rPr>
        <w:t>School of Computer Science and Information Technology</w:t>
      </w:r>
    </w:p>
    <w:p w:rsidR="00246E74" w:rsidRPr="00246E74" w:rsidRDefault="00246E74" w:rsidP="00246E74">
      <w:pPr>
        <w:jc w:val="center"/>
        <w:rPr>
          <w:b/>
          <w:bCs/>
          <w:sz w:val="52"/>
          <w:szCs w:val="52"/>
        </w:rPr>
      </w:pPr>
      <w:r w:rsidRPr="00246E74">
        <w:rPr>
          <w:b/>
          <w:bCs/>
          <w:sz w:val="52"/>
          <w:szCs w:val="52"/>
        </w:rPr>
        <w:t>RMIT University</w:t>
      </w:r>
    </w:p>
    <w:p w:rsidR="00246E74" w:rsidRDefault="00246E74">
      <w:pPr>
        <w:spacing w:after="0" w:line="240" w:lineRule="auto"/>
        <w:rPr>
          <w:b/>
          <w:bCs/>
          <w:sz w:val="36"/>
          <w:szCs w:val="36"/>
        </w:rPr>
      </w:pPr>
      <w:r>
        <w:rPr>
          <w:b/>
          <w:bCs/>
          <w:sz w:val="36"/>
          <w:szCs w:val="36"/>
        </w:rPr>
        <w:br w:type="page"/>
      </w:r>
    </w:p>
    <w:p w:rsidR="00246E74" w:rsidRPr="00C761AF" w:rsidRDefault="00246E74" w:rsidP="00246E74">
      <w:pPr>
        <w:jc w:val="center"/>
        <w:rPr>
          <w:b/>
          <w:bCs/>
          <w:sz w:val="36"/>
          <w:szCs w:val="36"/>
        </w:rPr>
      </w:pPr>
    </w:p>
    <w:p w:rsidR="00246E74" w:rsidRDefault="00246E74" w:rsidP="00246E74">
      <w:pPr>
        <w:jc w:val="center"/>
        <w:rPr>
          <w:b/>
          <w:bCs/>
          <w:iCs/>
          <w:sz w:val="48"/>
          <w:szCs w:val="48"/>
        </w:rPr>
      </w:pPr>
      <w:r w:rsidRPr="00246E74">
        <w:rPr>
          <w:b/>
          <w:bCs/>
          <w:iCs/>
          <w:sz w:val="48"/>
          <w:szCs w:val="48"/>
        </w:rPr>
        <w:t>Declaration</w:t>
      </w:r>
    </w:p>
    <w:p w:rsidR="00246E74" w:rsidRPr="00246E74" w:rsidRDefault="00246E74" w:rsidP="00246E74">
      <w:pPr>
        <w:jc w:val="center"/>
        <w:rPr>
          <w:b/>
          <w:bCs/>
          <w:iCs/>
          <w:sz w:val="48"/>
          <w:szCs w:val="48"/>
        </w:rPr>
      </w:pPr>
    </w:p>
    <w:p w:rsidR="00246E74" w:rsidRPr="00246E74" w:rsidRDefault="00246E74" w:rsidP="00246E74">
      <w:pPr>
        <w:jc w:val="both"/>
        <w:rPr>
          <w:b/>
          <w:bCs/>
          <w:sz w:val="32"/>
          <w:szCs w:val="32"/>
        </w:rPr>
      </w:pPr>
      <w:r w:rsidRPr="00246E74">
        <w:rPr>
          <w:b/>
          <w:bCs/>
          <w:sz w:val="32"/>
          <w:szCs w:val="32"/>
        </w:rPr>
        <w:t>I certify that all work on this thesis was carried out between</w:t>
      </w:r>
      <w:r>
        <w:rPr>
          <w:b/>
          <w:bCs/>
          <w:sz w:val="32"/>
          <w:szCs w:val="32"/>
        </w:rPr>
        <w:t xml:space="preserve"> </w:t>
      </w:r>
      <w:r w:rsidR="00C6113D">
        <w:rPr>
          <w:b/>
          <w:bCs/>
          <w:sz w:val="32"/>
          <w:szCs w:val="32"/>
        </w:rPr>
        <w:t>May</w:t>
      </w:r>
      <w:r w:rsidRPr="00246E74">
        <w:rPr>
          <w:b/>
          <w:bCs/>
          <w:sz w:val="32"/>
          <w:szCs w:val="32"/>
        </w:rPr>
        <w:t xml:space="preserve"> 200</w:t>
      </w:r>
      <w:r w:rsidR="00C6113D">
        <w:rPr>
          <w:b/>
          <w:bCs/>
          <w:sz w:val="32"/>
          <w:szCs w:val="32"/>
        </w:rPr>
        <w:t>8 and October</w:t>
      </w:r>
      <w:r w:rsidRPr="00246E74">
        <w:rPr>
          <w:b/>
          <w:bCs/>
          <w:sz w:val="32"/>
          <w:szCs w:val="32"/>
        </w:rPr>
        <w:t xml:space="preserve"> 200</w:t>
      </w:r>
      <w:r w:rsidR="00C6113D">
        <w:rPr>
          <w:b/>
          <w:bCs/>
          <w:sz w:val="32"/>
          <w:szCs w:val="32"/>
        </w:rPr>
        <w:t>8</w:t>
      </w:r>
      <w:r w:rsidRPr="00246E74">
        <w:rPr>
          <w:b/>
          <w:bCs/>
          <w:sz w:val="32"/>
          <w:szCs w:val="32"/>
        </w:rPr>
        <w:t xml:space="preserve"> and has not been submitted for</w:t>
      </w:r>
      <w:r>
        <w:rPr>
          <w:b/>
          <w:bCs/>
          <w:sz w:val="32"/>
          <w:szCs w:val="32"/>
        </w:rPr>
        <w:t xml:space="preserve"> </w:t>
      </w:r>
      <w:r w:rsidRPr="00246E74">
        <w:rPr>
          <w:b/>
          <w:bCs/>
          <w:sz w:val="32"/>
          <w:szCs w:val="32"/>
        </w:rPr>
        <w:t xml:space="preserve">any academic award at any other college, </w:t>
      </w:r>
      <w:r w:rsidR="00C6113D" w:rsidRPr="00246E74">
        <w:rPr>
          <w:b/>
          <w:bCs/>
          <w:sz w:val="32"/>
          <w:szCs w:val="32"/>
        </w:rPr>
        <w:t>institute</w:t>
      </w:r>
      <w:r w:rsidRPr="00246E74">
        <w:rPr>
          <w:b/>
          <w:bCs/>
          <w:sz w:val="32"/>
          <w:szCs w:val="32"/>
        </w:rPr>
        <w:t xml:space="preserve"> or university. The</w:t>
      </w:r>
      <w:r>
        <w:rPr>
          <w:b/>
          <w:bCs/>
          <w:sz w:val="32"/>
          <w:szCs w:val="32"/>
        </w:rPr>
        <w:t xml:space="preserve"> </w:t>
      </w:r>
      <w:r w:rsidRPr="00246E74">
        <w:rPr>
          <w:b/>
          <w:bCs/>
          <w:sz w:val="32"/>
          <w:szCs w:val="32"/>
        </w:rPr>
        <w:t xml:space="preserve">work presented was carried out under the supervision of Dr </w:t>
      </w:r>
      <w:r>
        <w:rPr>
          <w:b/>
          <w:bCs/>
          <w:sz w:val="32"/>
          <w:szCs w:val="32"/>
        </w:rPr>
        <w:t xml:space="preserve">Fabio Zambetta </w:t>
      </w:r>
      <w:r w:rsidR="00C6113D">
        <w:rPr>
          <w:b/>
          <w:bCs/>
          <w:sz w:val="32"/>
          <w:szCs w:val="32"/>
        </w:rPr>
        <w:t xml:space="preserve">who proposed the original concept and provided me with his previous work as specified in this report. </w:t>
      </w:r>
      <w:r w:rsidRPr="00246E74">
        <w:rPr>
          <w:b/>
          <w:bCs/>
          <w:sz w:val="32"/>
          <w:szCs w:val="32"/>
        </w:rPr>
        <w:t>All other work in the thesis is my</w:t>
      </w:r>
      <w:r>
        <w:rPr>
          <w:b/>
          <w:bCs/>
          <w:sz w:val="32"/>
          <w:szCs w:val="32"/>
        </w:rPr>
        <w:t xml:space="preserve"> </w:t>
      </w:r>
      <w:r w:rsidRPr="00246E74">
        <w:rPr>
          <w:b/>
          <w:bCs/>
          <w:sz w:val="32"/>
          <w:szCs w:val="32"/>
        </w:rPr>
        <w:t>own except where acknowledged in the text.</w:t>
      </w:r>
    </w:p>
    <w:p w:rsidR="00246E74" w:rsidRDefault="00246E74" w:rsidP="00246E74">
      <w:pPr>
        <w:jc w:val="both"/>
        <w:rPr>
          <w:b/>
          <w:bCs/>
          <w:sz w:val="32"/>
          <w:szCs w:val="32"/>
        </w:rPr>
      </w:pPr>
    </w:p>
    <w:p w:rsidR="00246E74" w:rsidRPr="00246E74" w:rsidRDefault="00246E74" w:rsidP="00246E74">
      <w:pPr>
        <w:jc w:val="both"/>
        <w:rPr>
          <w:b/>
          <w:bCs/>
          <w:sz w:val="32"/>
          <w:szCs w:val="32"/>
        </w:rPr>
      </w:pPr>
      <w:r>
        <w:rPr>
          <w:b/>
          <w:bCs/>
          <w:sz w:val="32"/>
          <w:szCs w:val="32"/>
        </w:rPr>
        <w:t>Yann Achard</w:t>
      </w: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246E74" w:rsidRDefault="00246E7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pPr>
        <w:spacing w:after="0" w:line="240" w:lineRule="auto"/>
        <w:rPr>
          <w:b/>
          <w:bCs/>
          <w:sz w:val="32"/>
          <w:szCs w:val="32"/>
        </w:rPr>
      </w:pPr>
    </w:p>
    <w:p w:rsidR="004B6854" w:rsidRDefault="004B6854" w:rsidP="004B6854">
      <w:pPr>
        <w:jc w:val="center"/>
        <w:rPr>
          <w:b/>
          <w:bCs/>
          <w:iCs/>
          <w:sz w:val="48"/>
          <w:szCs w:val="48"/>
        </w:rPr>
      </w:pPr>
      <w:r>
        <w:rPr>
          <w:b/>
          <w:bCs/>
          <w:iCs/>
          <w:sz w:val="48"/>
          <w:szCs w:val="48"/>
        </w:rPr>
        <w:lastRenderedPageBreak/>
        <w:t>Table of contents</w:t>
      </w:r>
    </w:p>
    <w:p w:rsidR="004B6854" w:rsidRDefault="004B6854">
      <w:pPr>
        <w:spacing w:after="0" w:line="240" w:lineRule="auto"/>
        <w:rPr>
          <w:b/>
          <w:bCs/>
          <w:sz w:val="32"/>
          <w:szCs w:val="32"/>
        </w:rPr>
      </w:pPr>
    </w:p>
    <w:p w:rsidR="00131618" w:rsidRDefault="00131618">
      <w:pPr>
        <w:spacing w:after="0" w:line="240" w:lineRule="auto"/>
        <w:rPr>
          <w:b/>
          <w:bCs/>
          <w:sz w:val="32"/>
          <w:szCs w:val="32"/>
        </w:rPr>
      </w:pPr>
    </w:p>
    <w:p w:rsidR="004B6854" w:rsidRDefault="004B6854" w:rsidP="004B6854">
      <w:pPr>
        <w:numPr>
          <w:ilvl w:val="0"/>
          <w:numId w:val="1"/>
        </w:numPr>
        <w:rPr>
          <w:b/>
          <w:bCs/>
          <w:sz w:val="32"/>
          <w:szCs w:val="32"/>
        </w:rPr>
      </w:pPr>
      <w:r w:rsidRPr="00C761AF">
        <w:rPr>
          <w:b/>
          <w:bCs/>
          <w:sz w:val="32"/>
          <w:szCs w:val="32"/>
        </w:rPr>
        <w:t>Introduction</w:t>
      </w:r>
    </w:p>
    <w:p w:rsidR="004B6854" w:rsidRPr="00C761AF" w:rsidRDefault="004B6854" w:rsidP="004B6854">
      <w:pPr>
        <w:numPr>
          <w:ilvl w:val="0"/>
          <w:numId w:val="1"/>
        </w:numPr>
        <w:rPr>
          <w:b/>
          <w:bCs/>
          <w:sz w:val="32"/>
          <w:szCs w:val="32"/>
        </w:rPr>
      </w:pPr>
      <w:r w:rsidRPr="00C761AF">
        <w:rPr>
          <w:b/>
          <w:bCs/>
          <w:sz w:val="32"/>
          <w:szCs w:val="32"/>
        </w:rPr>
        <w:t>Background</w:t>
      </w:r>
    </w:p>
    <w:p w:rsidR="004B6854" w:rsidRDefault="004B6854" w:rsidP="004B6854">
      <w:pPr>
        <w:ind w:left="720"/>
        <w:rPr>
          <w:b/>
          <w:bCs/>
          <w:sz w:val="24"/>
          <w:szCs w:val="24"/>
        </w:rPr>
      </w:pPr>
      <w:r>
        <w:rPr>
          <w:b/>
          <w:bCs/>
          <w:sz w:val="24"/>
          <w:szCs w:val="24"/>
        </w:rPr>
        <w:t>2.1.</w:t>
      </w:r>
      <w:r>
        <w:rPr>
          <w:b/>
          <w:bCs/>
          <w:sz w:val="24"/>
          <w:szCs w:val="24"/>
        </w:rPr>
        <w:tab/>
        <w:t>Reductionism</w:t>
      </w:r>
    </w:p>
    <w:p w:rsidR="004B6854" w:rsidRPr="00796E62" w:rsidRDefault="004B6854" w:rsidP="004B6854">
      <w:pPr>
        <w:ind w:left="720"/>
        <w:rPr>
          <w:b/>
          <w:bCs/>
          <w:sz w:val="24"/>
          <w:szCs w:val="24"/>
        </w:rPr>
      </w:pPr>
      <w:r>
        <w:rPr>
          <w:b/>
          <w:bCs/>
          <w:sz w:val="24"/>
          <w:szCs w:val="24"/>
        </w:rPr>
        <w:t>2.2.</w:t>
      </w:r>
      <w:r>
        <w:rPr>
          <w:b/>
          <w:bCs/>
          <w:sz w:val="24"/>
          <w:szCs w:val="24"/>
        </w:rPr>
        <w:tab/>
        <w:t>Constructivism</w:t>
      </w:r>
    </w:p>
    <w:p w:rsidR="004B6854" w:rsidRDefault="004B6854" w:rsidP="004B6854">
      <w:pPr>
        <w:numPr>
          <w:ilvl w:val="0"/>
          <w:numId w:val="1"/>
        </w:numPr>
        <w:rPr>
          <w:b/>
          <w:bCs/>
          <w:sz w:val="32"/>
          <w:szCs w:val="32"/>
        </w:rPr>
      </w:pPr>
      <w:r w:rsidRPr="00C761AF">
        <w:rPr>
          <w:b/>
          <w:bCs/>
          <w:sz w:val="32"/>
          <w:szCs w:val="32"/>
        </w:rPr>
        <w:t>Related work</w:t>
      </w:r>
    </w:p>
    <w:p w:rsidR="004B6854" w:rsidRDefault="004B6854" w:rsidP="004B6854">
      <w:pPr>
        <w:numPr>
          <w:ilvl w:val="0"/>
          <w:numId w:val="1"/>
        </w:numPr>
        <w:rPr>
          <w:b/>
          <w:bCs/>
          <w:sz w:val="32"/>
          <w:szCs w:val="32"/>
        </w:rPr>
      </w:pPr>
      <w:r w:rsidRPr="00C761AF">
        <w:rPr>
          <w:b/>
          <w:bCs/>
          <w:sz w:val="32"/>
          <w:szCs w:val="32"/>
        </w:rPr>
        <w:t>Methodology</w:t>
      </w:r>
    </w:p>
    <w:p w:rsidR="00131618" w:rsidRDefault="004B6854" w:rsidP="004B6854">
      <w:pPr>
        <w:ind w:left="720"/>
        <w:rPr>
          <w:b/>
          <w:bCs/>
          <w:sz w:val="24"/>
          <w:szCs w:val="24"/>
        </w:rPr>
      </w:pPr>
      <w:r>
        <w:rPr>
          <w:b/>
          <w:bCs/>
          <w:sz w:val="24"/>
          <w:szCs w:val="24"/>
        </w:rPr>
        <w:t>4.1. The foundations of the model</w:t>
      </w:r>
    </w:p>
    <w:p w:rsidR="00131618" w:rsidRDefault="004B6854" w:rsidP="004B6854">
      <w:pPr>
        <w:ind w:left="720"/>
        <w:rPr>
          <w:b/>
          <w:bCs/>
          <w:sz w:val="24"/>
          <w:szCs w:val="24"/>
        </w:rPr>
      </w:pPr>
      <w:r>
        <w:rPr>
          <w:b/>
          <w:bCs/>
          <w:sz w:val="24"/>
          <w:szCs w:val="24"/>
        </w:rPr>
        <w:t>4.2. The Clan Wars game structure</w:t>
      </w:r>
    </w:p>
    <w:p w:rsidR="00131618" w:rsidRDefault="004B6854" w:rsidP="004B6854">
      <w:pPr>
        <w:ind w:left="720"/>
        <w:rPr>
          <w:b/>
          <w:bCs/>
          <w:sz w:val="24"/>
          <w:szCs w:val="24"/>
        </w:rPr>
      </w:pPr>
      <w:r>
        <w:rPr>
          <w:b/>
          <w:bCs/>
          <w:sz w:val="24"/>
          <w:szCs w:val="24"/>
        </w:rPr>
        <w:t>4.3. The final model</w:t>
      </w:r>
    </w:p>
    <w:p w:rsidR="004B6854" w:rsidRPr="00796E62" w:rsidRDefault="004B6854" w:rsidP="004B6854">
      <w:pPr>
        <w:ind w:left="720"/>
        <w:rPr>
          <w:b/>
          <w:bCs/>
          <w:sz w:val="24"/>
          <w:szCs w:val="24"/>
        </w:rPr>
      </w:pPr>
      <w:r>
        <w:rPr>
          <w:b/>
          <w:bCs/>
          <w:sz w:val="24"/>
          <w:szCs w:val="24"/>
        </w:rPr>
        <w:t>4.4. Connecting the model and the game structure together</w:t>
      </w:r>
    </w:p>
    <w:p w:rsidR="004B6854" w:rsidRDefault="004B6854" w:rsidP="004B6854">
      <w:pPr>
        <w:numPr>
          <w:ilvl w:val="0"/>
          <w:numId w:val="1"/>
        </w:numPr>
        <w:rPr>
          <w:b/>
          <w:bCs/>
          <w:sz w:val="32"/>
          <w:szCs w:val="32"/>
        </w:rPr>
      </w:pPr>
      <w:r w:rsidRPr="00C761AF">
        <w:rPr>
          <w:b/>
          <w:bCs/>
          <w:sz w:val="32"/>
          <w:szCs w:val="32"/>
        </w:rPr>
        <w:t>Experimentation</w:t>
      </w:r>
    </w:p>
    <w:p w:rsidR="00131618" w:rsidRDefault="00131618" w:rsidP="004B6854">
      <w:pPr>
        <w:ind w:left="720"/>
        <w:rPr>
          <w:b/>
          <w:bCs/>
          <w:sz w:val="24"/>
          <w:szCs w:val="24"/>
        </w:rPr>
      </w:pPr>
      <w:r>
        <w:rPr>
          <w:b/>
          <w:bCs/>
          <w:sz w:val="24"/>
          <w:szCs w:val="24"/>
        </w:rPr>
        <w:t xml:space="preserve">5.1. </w:t>
      </w:r>
      <w:r w:rsidR="004B6854" w:rsidRPr="003C587B">
        <w:rPr>
          <w:b/>
          <w:bCs/>
          <w:sz w:val="24"/>
          <w:szCs w:val="24"/>
        </w:rPr>
        <w:t>General experimental framework</w:t>
      </w:r>
    </w:p>
    <w:p w:rsidR="00131618" w:rsidRDefault="00131618" w:rsidP="004B6854">
      <w:pPr>
        <w:ind w:left="720"/>
        <w:rPr>
          <w:b/>
          <w:bCs/>
          <w:sz w:val="24"/>
          <w:szCs w:val="24"/>
        </w:rPr>
      </w:pPr>
      <w:r>
        <w:rPr>
          <w:b/>
          <w:bCs/>
          <w:sz w:val="24"/>
          <w:szCs w:val="24"/>
        </w:rPr>
        <w:t>5.2. Gameplay emergence and high-level semantics</w:t>
      </w:r>
    </w:p>
    <w:p w:rsidR="00131618" w:rsidRPr="00796E62" w:rsidRDefault="00131618" w:rsidP="004B6854">
      <w:pPr>
        <w:ind w:left="720"/>
        <w:rPr>
          <w:b/>
          <w:bCs/>
          <w:sz w:val="24"/>
          <w:szCs w:val="24"/>
        </w:rPr>
      </w:pPr>
      <w:r>
        <w:rPr>
          <w:b/>
          <w:bCs/>
          <w:sz w:val="24"/>
          <w:szCs w:val="24"/>
        </w:rPr>
        <w:t>5.3 Observed properties and future work</w:t>
      </w:r>
    </w:p>
    <w:p w:rsidR="004B6854" w:rsidRDefault="004B6854" w:rsidP="00131618">
      <w:pPr>
        <w:numPr>
          <w:ilvl w:val="0"/>
          <w:numId w:val="1"/>
        </w:numPr>
        <w:rPr>
          <w:b/>
          <w:bCs/>
          <w:sz w:val="32"/>
          <w:szCs w:val="32"/>
        </w:rPr>
      </w:pPr>
      <w:r w:rsidRPr="00131618">
        <w:rPr>
          <w:b/>
          <w:bCs/>
          <w:sz w:val="32"/>
          <w:szCs w:val="32"/>
        </w:rPr>
        <w:t xml:space="preserve">Conclusion </w:t>
      </w:r>
    </w:p>
    <w:p w:rsidR="00923AB5" w:rsidRDefault="00923AB5" w:rsidP="00131618">
      <w:pPr>
        <w:numPr>
          <w:ilvl w:val="0"/>
          <w:numId w:val="1"/>
        </w:numPr>
        <w:rPr>
          <w:b/>
          <w:bCs/>
          <w:sz w:val="32"/>
          <w:szCs w:val="32"/>
        </w:rPr>
      </w:pPr>
      <w:r>
        <w:rPr>
          <w:b/>
          <w:bCs/>
          <w:sz w:val="32"/>
          <w:szCs w:val="32"/>
        </w:rPr>
        <w:t>Bibliography</w:t>
      </w:r>
    </w:p>
    <w:p w:rsidR="00131618" w:rsidRDefault="00131618">
      <w:pPr>
        <w:spacing w:after="0" w:line="240" w:lineRule="auto"/>
        <w:rPr>
          <w:b/>
          <w:bCs/>
          <w:sz w:val="32"/>
          <w:szCs w:val="32"/>
        </w:rPr>
      </w:pPr>
      <w:r>
        <w:rPr>
          <w:b/>
          <w:bCs/>
          <w:sz w:val="32"/>
          <w:szCs w:val="32"/>
        </w:rPr>
        <w:br w:type="page"/>
      </w:r>
    </w:p>
    <w:p w:rsidR="001C03A5" w:rsidRDefault="001C03A5" w:rsidP="00A00762">
      <w:pPr>
        <w:jc w:val="center"/>
        <w:rPr>
          <w:b/>
          <w:bCs/>
          <w:sz w:val="48"/>
          <w:szCs w:val="48"/>
        </w:rPr>
      </w:pPr>
    </w:p>
    <w:p w:rsidR="00131618" w:rsidRPr="00A00762" w:rsidRDefault="00A00762" w:rsidP="00A00762">
      <w:pPr>
        <w:jc w:val="center"/>
        <w:rPr>
          <w:b/>
          <w:bCs/>
          <w:sz w:val="48"/>
          <w:szCs w:val="48"/>
        </w:rPr>
      </w:pPr>
      <w:r w:rsidRPr="00A00762">
        <w:rPr>
          <w:b/>
          <w:bCs/>
          <w:sz w:val="48"/>
          <w:szCs w:val="48"/>
        </w:rPr>
        <w:t>Acknowledgments</w:t>
      </w:r>
    </w:p>
    <w:p w:rsidR="00A00762" w:rsidRDefault="00A00762" w:rsidP="00131618">
      <w:pPr>
        <w:rPr>
          <w:b/>
          <w:bCs/>
          <w:sz w:val="32"/>
          <w:szCs w:val="32"/>
        </w:rPr>
      </w:pPr>
    </w:p>
    <w:p w:rsidR="00A00762" w:rsidRDefault="00A00762" w:rsidP="003B761F">
      <w:pPr>
        <w:spacing w:after="0" w:line="240" w:lineRule="auto"/>
        <w:jc w:val="both"/>
        <w:rPr>
          <w:b/>
          <w:bCs/>
          <w:sz w:val="32"/>
          <w:szCs w:val="32"/>
        </w:rPr>
      </w:pPr>
    </w:p>
    <w:p w:rsidR="003B761F" w:rsidRDefault="003B761F" w:rsidP="003B761F">
      <w:pPr>
        <w:autoSpaceDE w:val="0"/>
        <w:autoSpaceDN w:val="0"/>
        <w:adjustRightInd w:val="0"/>
        <w:spacing w:after="0" w:line="240" w:lineRule="auto"/>
        <w:rPr>
          <w:rFonts w:ascii="CMR10" w:hAnsi="CMR10" w:cs="CMR10"/>
          <w:sz w:val="32"/>
          <w:szCs w:val="32"/>
        </w:rPr>
      </w:pPr>
      <w:r w:rsidRPr="003B761F">
        <w:rPr>
          <w:rFonts w:ascii="CMR10" w:hAnsi="CMR10" w:cs="CMR10"/>
          <w:sz w:val="32"/>
          <w:szCs w:val="32"/>
        </w:rPr>
        <w:t xml:space="preserve">I would like to thank my supervisor, Dr. </w:t>
      </w:r>
      <w:r>
        <w:rPr>
          <w:rFonts w:ascii="CMR10" w:hAnsi="CMR10" w:cs="CMR10"/>
          <w:sz w:val="32"/>
          <w:szCs w:val="32"/>
        </w:rPr>
        <w:t>Fabio Zambetta</w:t>
      </w:r>
      <w:r w:rsidRPr="003B761F">
        <w:rPr>
          <w:rFonts w:ascii="CMR10" w:hAnsi="CMR10" w:cs="CMR10"/>
          <w:sz w:val="32"/>
          <w:szCs w:val="32"/>
        </w:rPr>
        <w:t xml:space="preserve">, for his </w:t>
      </w:r>
      <w:r>
        <w:rPr>
          <w:rFonts w:ascii="CMR10" w:hAnsi="CMR10" w:cs="CMR10"/>
          <w:sz w:val="32"/>
          <w:szCs w:val="32"/>
        </w:rPr>
        <w:t>c</w:t>
      </w:r>
      <w:r w:rsidRPr="003B761F">
        <w:rPr>
          <w:rFonts w:ascii="CMR10" w:hAnsi="CMR10" w:cs="CMR10"/>
          <w:sz w:val="32"/>
          <w:szCs w:val="32"/>
        </w:rPr>
        <w:t>ontinuous support</w:t>
      </w:r>
      <w:r w:rsidR="00605830">
        <w:rPr>
          <w:rFonts w:ascii="CMR10" w:hAnsi="CMR10" w:cs="CMR10"/>
          <w:sz w:val="32"/>
          <w:szCs w:val="32"/>
        </w:rPr>
        <w:t xml:space="preserve">, </w:t>
      </w:r>
      <w:r w:rsidRPr="003B761F">
        <w:rPr>
          <w:rFonts w:ascii="CMR10" w:hAnsi="CMR10" w:cs="CMR10"/>
          <w:sz w:val="32"/>
          <w:szCs w:val="32"/>
        </w:rPr>
        <w:t>feedbac</w:t>
      </w:r>
      <w:r w:rsidR="00605830">
        <w:rPr>
          <w:rFonts w:ascii="CMR10" w:hAnsi="CMR10" w:cs="CMR10"/>
          <w:sz w:val="32"/>
          <w:szCs w:val="32"/>
        </w:rPr>
        <w:t xml:space="preserve">k, and positivity </w:t>
      </w:r>
      <w:r w:rsidRPr="003B761F">
        <w:rPr>
          <w:rFonts w:ascii="CMR10" w:hAnsi="CMR10" w:cs="CMR10"/>
          <w:sz w:val="32"/>
          <w:szCs w:val="32"/>
        </w:rPr>
        <w:t xml:space="preserve">throughout </w:t>
      </w:r>
      <w:r w:rsidR="00605830">
        <w:rPr>
          <w:rFonts w:ascii="CMR10" w:hAnsi="CMR10" w:cs="CMR10"/>
          <w:sz w:val="32"/>
          <w:szCs w:val="32"/>
        </w:rPr>
        <w:t>the course of this minor thesis. I also wish to acknowledge miss Jenny Zhang for her greatly appreciated attention and support during the completion of my final year of study and research at RMIT.</w:t>
      </w:r>
    </w:p>
    <w:p w:rsidR="003B761F" w:rsidRDefault="003B761F" w:rsidP="003B761F">
      <w:pPr>
        <w:autoSpaceDE w:val="0"/>
        <w:autoSpaceDN w:val="0"/>
        <w:adjustRightInd w:val="0"/>
        <w:spacing w:after="0" w:line="240" w:lineRule="auto"/>
        <w:rPr>
          <w:b/>
          <w:bCs/>
          <w:sz w:val="32"/>
          <w:szCs w:val="32"/>
        </w:rPr>
      </w:pPr>
    </w:p>
    <w:p w:rsidR="003B761F" w:rsidRDefault="003B761F">
      <w:pPr>
        <w:spacing w:after="0" w:line="240" w:lineRule="auto"/>
        <w:rPr>
          <w:b/>
          <w:bCs/>
          <w:sz w:val="32"/>
          <w:szCs w:val="32"/>
        </w:rPr>
      </w:pPr>
      <w:r>
        <w:rPr>
          <w:b/>
          <w:bCs/>
          <w:sz w:val="32"/>
          <w:szCs w:val="32"/>
        </w:rPr>
        <w:br w:type="page"/>
      </w:r>
    </w:p>
    <w:p w:rsidR="003B761F" w:rsidRDefault="003B761F" w:rsidP="003B761F">
      <w:pPr>
        <w:autoSpaceDE w:val="0"/>
        <w:autoSpaceDN w:val="0"/>
        <w:adjustRightInd w:val="0"/>
        <w:spacing w:after="0" w:line="240" w:lineRule="auto"/>
        <w:rPr>
          <w:b/>
          <w:bCs/>
          <w:sz w:val="32"/>
          <w:szCs w:val="32"/>
        </w:rPr>
      </w:pPr>
    </w:p>
    <w:p w:rsidR="003B761F" w:rsidRDefault="003B761F" w:rsidP="003B761F">
      <w:pPr>
        <w:spacing w:after="0" w:line="240" w:lineRule="auto"/>
        <w:jc w:val="both"/>
        <w:rPr>
          <w:b/>
          <w:bCs/>
          <w:sz w:val="32"/>
          <w:szCs w:val="32"/>
        </w:rPr>
      </w:pPr>
    </w:p>
    <w:p w:rsidR="00A00762" w:rsidRDefault="00A00762" w:rsidP="00131618">
      <w:pPr>
        <w:rPr>
          <w:b/>
          <w:bCs/>
          <w:sz w:val="32"/>
          <w:szCs w:val="32"/>
        </w:rPr>
      </w:pPr>
    </w:p>
    <w:p w:rsidR="00131618" w:rsidRPr="001C03A5" w:rsidRDefault="001C03A5" w:rsidP="001C03A5">
      <w:pPr>
        <w:jc w:val="center"/>
        <w:rPr>
          <w:b/>
          <w:bCs/>
          <w:sz w:val="48"/>
          <w:szCs w:val="48"/>
        </w:rPr>
      </w:pPr>
      <w:r w:rsidRPr="001C03A5">
        <w:rPr>
          <w:b/>
          <w:bCs/>
          <w:sz w:val="48"/>
          <w:szCs w:val="48"/>
        </w:rPr>
        <w:t>Abstract</w:t>
      </w:r>
    </w:p>
    <w:p w:rsidR="00131618" w:rsidRPr="00131618" w:rsidRDefault="00131618" w:rsidP="00131618">
      <w:pPr>
        <w:rPr>
          <w:b/>
          <w:bCs/>
          <w:sz w:val="32"/>
          <w:szCs w:val="32"/>
        </w:rPr>
      </w:pPr>
    </w:p>
    <w:p w:rsidR="004B6854" w:rsidRDefault="004B6854" w:rsidP="00C761AF">
      <w:pPr>
        <w:jc w:val="both"/>
        <w:rPr>
          <w:b/>
          <w:bCs/>
          <w:sz w:val="32"/>
          <w:szCs w:val="32"/>
        </w:rPr>
      </w:pPr>
    </w:p>
    <w:p w:rsidR="00373A90" w:rsidRPr="00C761AF" w:rsidRDefault="00373A90" w:rsidP="00C761AF">
      <w:pPr>
        <w:jc w:val="both"/>
        <w:rPr>
          <w:b/>
          <w:bCs/>
          <w:sz w:val="32"/>
          <w:szCs w:val="32"/>
        </w:rPr>
      </w:pP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373A90" w:rsidRPr="00EE4ED4" w:rsidRDefault="00923AB5" w:rsidP="00923AB5">
      <w:pPr>
        <w:rPr>
          <w:b/>
          <w:bCs/>
          <w:sz w:val="24"/>
          <w:szCs w:val="24"/>
        </w:rPr>
      </w:pPr>
      <w:r>
        <w:rPr>
          <w:b/>
          <w:bCs/>
          <w:sz w:val="24"/>
          <w:szCs w:val="24"/>
        </w:rPr>
        <w:t xml:space="preserve"> </w:t>
      </w:r>
      <w:r w:rsidR="00373A90">
        <w:rPr>
          <w:b/>
          <w:bCs/>
          <w:sz w:val="24"/>
          <w:szCs w:val="24"/>
        </w:rPr>
        <w:br w:type="page"/>
      </w:r>
      <w:r w:rsidR="00373A90">
        <w:rPr>
          <w:b/>
          <w:bCs/>
          <w:sz w:val="32"/>
          <w:szCs w:val="32"/>
        </w:rPr>
        <w:lastRenderedPageBreak/>
        <w:t>Introduction</w:t>
      </w:r>
    </w:p>
    <w:p w:rsidR="00373A90" w:rsidRDefault="00373A90" w:rsidP="00EE4ED4">
      <w:pPr>
        <w:ind w:left="360"/>
        <w:rPr>
          <w:b/>
          <w:bCs/>
          <w:sz w:val="24"/>
          <w:szCs w:val="24"/>
        </w:rPr>
      </w:pPr>
      <w:r w:rsidRPr="00796E62">
        <w:rPr>
          <w:b/>
          <w:bCs/>
          <w:sz w:val="24"/>
          <w:szCs w:val="24"/>
        </w:rPr>
        <w:t xml:space="preserve"> </w:t>
      </w:r>
    </w:p>
    <w:p w:rsidR="00373A90" w:rsidRDefault="00373A90" w:rsidP="00DE6371">
      <w:pPr>
        <w:ind w:left="36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373A90" w:rsidRDefault="00373A90" w:rsidP="006C1CEF">
      <w:pPr>
        <w:ind w:left="360"/>
        <w:rPr>
          <w:sz w:val="24"/>
          <w:szCs w:val="24"/>
        </w:rPr>
      </w:pPr>
      <w:r>
        <w:rPr>
          <w:sz w:val="24"/>
          <w:szCs w:val="24"/>
        </w:rPr>
        <w:t>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the “Myst”, “Sam &amp; Max”, or “</w:t>
      </w:r>
      <w:smartTag w:uri="urn:schemas-microsoft-com:office:smarttags" w:element="PlaceName">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373A90" w:rsidRDefault="00373A90" w:rsidP="006C1CEF">
      <w:pPr>
        <w:ind w:left="360"/>
        <w:rPr>
          <w:sz w:val="24"/>
          <w:szCs w:val="24"/>
        </w:rPr>
      </w:pPr>
      <w:r>
        <w:rPr>
          <w:sz w:val="24"/>
          <w:szCs w:val="24"/>
        </w:rPr>
        <w:t xml:space="preserve">Despite the success of the games sitting at the extremes of the tradeoff, there has been a progressive shift in the market towards more balanced designs [Russel 08]. This change is not only visible through the overwhelming commercial success of the games offering both </w:t>
      </w:r>
      <w:r>
        <w:rPr>
          <w:sz w:val="24"/>
          <w:szCs w:val="24"/>
        </w:rPr>
        <w:lastRenderedPageBreak/>
        <w:t>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373A90" w:rsidRDefault="00373A90" w:rsidP="006C1CEF">
      <w:pPr>
        <w:ind w:left="360"/>
        <w:rPr>
          <w:sz w:val="24"/>
          <w:szCs w:val="24"/>
        </w:rPr>
      </w:pPr>
      <w:r>
        <w:rPr>
          <w:sz w:val="24"/>
          <w:szCs w:val="24"/>
        </w:rPr>
        <w:t>The work presented in this report demonstrates the use of a possible design solution to this problem. While our solution relies on previous work [Zambetta 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373A90" w:rsidRPr="00613C49" w:rsidRDefault="00373A90" w:rsidP="00613C49">
      <w:pPr>
        <w:numPr>
          <w:ilvl w:val="0"/>
          <w:numId w:val="4"/>
        </w:numPr>
        <w:rPr>
          <w:b/>
          <w:bCs/>
          <w:sz w:val="32"/>
          <w:szCs w:val="32"/>
        </w:rPr>
      </w:pPr>
      <w:r>
        <w:rPr>
          <w:sz w:val="24"/>
          <w:szCs w:val="24"/>
        </w:rPr>
        <w:br w:type="page"/>
      </w:r>
      <w:r w:rsidRPr="00613C49">
        <w:rPr>
          <w:b/>
          <w:bCs/>
          <w:sz w:val="32"/>
          <w:szCs w:val="32"/>
        </w:rPr>
        <w:lastRenderedPageBreak/>
        <w:t>Background</w:t>
      </w:r>
    </w:p>
    <w:p w:rsidR="00373A90" w:rsidRDefault="00373A90" w:rsidP="00613C49">
      <w:pPr>
        <w:ind w:left="36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373A90" w:rsidRDefault="00373A90" w:rsidP="00613C49">
      <w:pPr>
        <w:ind w:left="360"/>
        <w:rPr>
          <w:sz w:val="24"/>
          <w:szCs w:val="24"/>
        </w:rPr>
      </w:pPr>
    </w:p>
    <w:p w:rsidR="00373A90" w:rsidRPr="00704D6C" w:rsidRDefault="00373A90" w:rsidP="0043606D">
      <w:pPr>
        <w:numPr>
          <w:ilvl w:val="1"/>
          <w:numId w:val="4"/>
        </w:numPr>
        <w:rPr>
          <w:b/>
          <w:bCs/>
          <w:sz w:val="28"/>
          <w:szCs w:val="28"/>
        </w:rPr>
      </w:pPr>
      <w:r w:rsidRPr="00704D6C">
        <w:rPr>
          <w:b/>
          <w:bCs/>
          <w:sz w:val="28"/>
          <w:szCs w:val="28"/>
        </w:rPr>
        <w:t>Reductionism</w:t>
      </w:r>
    </w:p>
    <w:p w:rsidR="00373A90" w:rsidRDefault="00373A90" w:rsidP="0043606D">
      <w:pPr>
        <w:ind w:left="36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w:t>
      </w:r>
      <w:r>
        <w:rPr>
          <w:sz w:val="24"/>
          <w:szCs w:val="24"/>
        </w:rPr>
        <w:lastRenderedPageBreak/>
        <w:t>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373A90" w:rsidRDefault="00373A90" w:rsidP="0043606D">
      <w:pPr>
        <w:ind w:left="360"/>
        <w:rPr>
          <w:sz w:val="24"/>
          <w:szCs w:val="24"/>
        </w:rPr>
      </w:pPr>
    </w:p>
    <w:p w:rsidR="00373A90" w:rsidRPr="00704D6C" w:rsidRDefault="00373A90" w:rsidP="0043606D">
      <w:pPr>
        <w:numPr>
          <w:ilvl w:val="1"/>
          <w:numId w:val="4"/>
        </w:numPr>
        <w:rPr>
          <w:b/>
          <w:bCs/>
          <w:sz w:val="28"/>
          <w:szCs w:val="28"/>
        </w:rPr>
      </w:pPr>
      <w:r w:rsidRPr="00704D6C">
        <w:rPr>
          <w:b/>
          <w:bCs/>
          <w:sz w:val="28"/>
          <w:szCs w:val="28"/>
        </w:rPr>
        <w:t>Constructivism</w:t>
      </w:r>
    </w:p>
    <w:p w:rsidR="00373A90" w:rsidRDefault="00373A90" w:rsidP="0043606D">
      <w:pPr>
        <w:pStyle w:val="ListParagraph"/>
        <w:ind w:left="360"/>
        <w:rPr>
          <w:sz w:val="24"/>
          <w:szCs w:val="24"/>
        </w:rPr>
      </w:pPr>
      <w:r>
        <w:rPr>
          <w:sz w:val="24"/>
          <w:szCs w:val="24"/>
        </w:rPr>
        <w:t>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373A90" w:rsidRDefault="00373A90" w:rsidP="0043606D">
      <w:pPr>
        <w:pStyle w:val="ListParagraph"/>
        <w:ind w:left="360"/>
        <w:rPr>
          <w:sz w:val="24"/>
          <w:szCs w:val="24"/>
        </w:rPr>
      </w:pPr>
    </w:p>
    <w:p w:rsidR="00373A90" w:rsidRPr="0060648E" w:rsidRDefault="00373A90" w:rsidP="00E6471B">
      <w:pPr>
        <w:numPr>
          <w:ilvl w:val="0"/>
          <w:numId w:val="4"/>
        </w:numPr>
        <w:rPr>
          <w:b/>
          <w:bCs/>
          <w:sz w:val="32"/>
          <w:szCs w:val="32"/>
        </w:rPr>
      </w:pPr>
      <w:r>
        <w:rPr>
          <w:b/>
          <w:bCs/>
          <w:sz w:val="32"/>
          <w:szCs w:val="32"/>
        </w:rPr>
        <w:br w:type="page"/>
      </w:r>
      <w:r w:rsidRPr="0060648E">
        <w:rPr>
          <w:b/>
          <w:bCs/>
          <w:sz w:val="32"/>
          <w:szCs w:val="32"/>
        </w:rPr>
        <w:lastRenderedPageBreak/>
        <w:t>Related work</w:t>
      </w:r>
    </w:p>
    <w:p w:rsidR="00373A90" w:rsidRDefault="00373A90" w:rsidP="0017357A">
      <w:pPr>
        <w:ind w:left="36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373A90" w:rsidRDefault="00373A90" w:rsidP="0017357A">
      <w:pPr>
        <w:ind w:left="36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373A90" w:rsidRDefault="00373A90" w:rsidP="00CF559C">
      <w:pPr>
        <w:ind w:left="36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 xml:space="preserve">amount of control over these story element. By </w:t>
      </w:r>
      <w:r w:rsidRPr="006C2D42">
        <w:rPr>
          <w:sz w:val="24"/>
          <w:szCs w:val="24"/>
        </w:rPr>
        <w:lastRenderedPageBreak/>
        <w:t>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373A90" w:rsidRDefault="00373A90" w:rsidP="00CF559C">
      <w:pPr>
        <w:ind w:left="360"/>
        <w:rPr>
          <w:sz w:val="24"/>
          <w:szCs w:val="24"/>
        </w:rPr>
      </w:pPr>
      <w:r>
        <w:rPr>
          <w:sz w:val="24"/>
          <w:szCs w:val="24"/>
        </w:rPr>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373A90" w:rsidRDefault="00373A90" w:rsidP="00510467">
      <w:pPr>
        <w:ind w:left="36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w:t>
      </w:r>
      <w:r>
        <w:rPr>
          <w:sz w:val="24"/>
          <w:szCs w:val="24"/>
        </w:rPr>
        <w:lastRenderedPageBreak/>
        <w:t xml:space="preserve">therefore allow the desired combination of interactivity and story delivery, the author stresses the need for a technique to connect the player’s actions and the story: </w:t>
      </w:r>
    </w:p>
    <w:p w:rsidR="00373A90" w:rsidRDefault="00373A90" w:rsidP="003B5B9E">
      <w:pPr>
        <w:ind w:left="72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373A90" w:rsidRDefault="00373A90" w:rsidP="00510467">
      <w:pPr>
        <w:ind w:left="36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373A90" w:rsidRDefault="00373A90" w:rsidP="00510467">
      <w:pPr>
        <w:ind w:left="360"/>
        <w:rPr>
          <w:sz w:val="24"/>
          <w:szCs w:val="24"/>
        </w:rPr>
      </w:pPr>
      <w:r>
        <w:rPr>
          <w:sz w:val="24"/>
          <w:szCs w:val="24"/>
        </w:rPr>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373A90" w:rsidRPr="009B6F47" w:rsidRDefault="00373A90" w:rsidP="009B6F47">
      <w:pPr>
        <w:numPr>
          <w:ilvl w:val="0"/>
          <w:numId w:val="4"/>
        </w:numPr>
        <w:rPr>
          <w:b/>
          <w:bCs/>
          <w:sz w:val="32"/>
          <w:szCs w:val="32"/>
        </w:rPr>
      </w:pPr>
      <w:r>
        <w:rPr>
          <w:sz w:val="24"/>
          <w:szCs w:val="24"/>
        </w:rPr>
        <w:br w:type="page"/>
      </w:r>
      <w:r w:rsidRPr="009B6F47">
        <w:rPr>
          <w:b/>
          <w:bCs/>
          <w:sz w:val="32"/>
          <w:szCs w:val="32"/>
        </w:rPr>
        <w:lastRenderedPageBreak/>
        <w:t>Methodology</w:t>
      </w:r>
    </w:p>
    <w:p w:rsidR="00373A90" w:rsidRDefault="00373A90" w:rsidP="009B6F47">
      <w:pPr>
        <w:ind w:left="360"/>
        <w:rPr>
          <w:sz w:val="24"/>
          <w:szCs w:val="24"/>
        </w:rPr>
      </w:pPr>
      <w:r>
        <w:rPr>
          <w:sz w:val="24"/>
          <w:szCs w:val="24"/>
        </w:rPr>
        <w:br/>
        <w:t>In this section we describe the nature and theoretical foundations of our model and present the general experimental framework through which we assess its validity.</w:t>
      </w:r>
    </w:p>
    <w:p w:rsidR="00373A90" w:rsidRPr="00704D6C" w:rsidRDefault="00373A90" w:rsidP="00C36DC9">
      <w:pPr>
        <w:numPr>
          <w:ilvl w:val="1"/>
          <w:numId w:val="4"/>
        </w:numPr>
        <w:rPr>
          <w:b/>
          <w:bCs/>
          <w:sz w:val="28"/>
          <w:szCs w:val="28"/>
        </w:rPr>
      </w:pPr>
      <w:r w:rsidRPr="00704D6C">
        <w:rPr>
          <w:b/>
          <w:bCs/>
          <w:sz w:val="28"/>
          <w:szCs w:val="28"/>
        </w:rPr>
        <w:t xml:space="preserve">The </w:t>
      </w:r>
      <w:r>
        <w:rPr>
          <w:b/>
          <w:bCs/>
          <w:sz w:val="28"/>
          <w:szCs w:val="28"/>
        </w:rPr>
        <w:t xml:space="preserve">foundations of the </w:t>
      </w:r>
      <w:r w:rsidRPr="00704D6C">
        <w:rPr>
          <w:b/>
          <w:bCs/>
          <w:sz w:val="28"/>
          <w:szCs w:val="28"/>
        </w:rPr>
        <w:t>model</w:t>
      </w:r>
    </w:p>
    <w:p w:rsidR="00373A90" w:rsidRDefault="00373A90" w:rsidP="0015398E">
      <w:pPr>
        <w:ind w:left="360"/>
        <w:rPr>
          <w:sz w:val="24"/>
          <w:szCs w:val="24"/>
        </w:rPr>
      </w:pPr>
      <w:r>
        <w:rPr>
          <w:sz w:val="24"/>
          <w:szCs w:val="24"/>
        </w:rPr>
        <w:t>In order to connect the interactive mechanics of the game which are reductionist in nature, to the more constructivist story components, we make use of a model that provides a high-level abstraction and control of all the low-level interactions. Our work builds on [Zambetta08] where the original model conceived by Lewis Fry Richardson has been improved to handle interactive scenarios. Richardson, a renowned English mathematician and psychologist, modeled armament build-up between two nations using a system of two linear ordinary differential equations:</w:t>
      </w:r>
    </w:p>
    <w:p w:rsidR="00373A90" w:rsidRDefault="00A3224E" w:rsidP="0015398E">
      <w:pPr>
        <w:ind w:left="360"/>
        <w:rPr>
          <w:sz w:val="24"/>
          <w:szCs w:val="24"/>
        </w:rPr>
      </w:pPr>
      <w:r>
        <w:rPr>
          <w:noProof/>
        </w:rPr>
        <w:drawing>
          <wp:inline distT="0" distB="0" distL="0" distR="0">
            <wp:extent cx="1057275" cy="1524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057275" cy="152400"/>
                    </a:xfrm>
                    <a:prstGeom prst="rect">
                      <a:avLst/>
                    </a:prstGeom>
                    <a:noFill/>
                    <a:ln w="9525">
                      <a:noFill/>
                      <a:miter lim="800000"/>
                      <a:headEnd/>
                      <a:tailEnd/>
                    </a:ln>
                  </pic:spPr>
                </pic:pic>
              </a:graphicData>
            </a:graphic>
          </wp:inline>
        </w:drawing>
      </w:r>
      <w:r w:rsidR="00373A90" w:rsidRPr="00FE1AC5">
        <w:rPr>
          <w:rFonts w:ascii="Cambria Math" w:hAnsi="Cambria Math" w:cs="Cambria Math"/>
          <w:sz w:val="24"/>
          <w:szCs w:val="24"/>
        </w:rPr>
        <w:br/>
      </w:r>
      <w:r>
        <w:rPr>
          <w:noProof/>
        </w:rPr>
        <w:drawing>
          <wp:inline distT="0" distB="0" distL="0" distR="0">
            <wp:extent cx="1019175" cy="152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019175" cy="152400"/>
                    </a:xfrm>
                    <a:prstGeom prst="rect">
                      <a:avLst/>
                    </a:prstGeom>
                    <a:noFill/>
                    <a:ln w="9525">
                      <a:noFill/>
                      <a:miter lim="800000"/>
                      <a:headEnd/>
                      <a:tailEnd/>
                    </a:ln>
                  </pic:spPr>
                </pic:pic>
              </a:graphicData>
            </a:graphic>
          </wp:inline>
        </w:drawing>
      </w:r>
    </w:p>
    <w:p w:rsidR="00373A90" w:rsidRDefault="00373A90" w:rsidP="0015398E">
      <w:pPr>
        <w:ind w:left="360"/>
        <w:rPr>
          <w:sz w:val="24"/>
          <w:szCs w:val="24"/>
        </w:rPr>
      </w:pPr>
      <w:r>
        <w:rPr>
          <w:sz w:val="24"/>
          <w:szCs w:val="24"/>
        </w:rPr>
        <w:t xml:space="preserve">Where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42875" cy="1809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42875" cy="1809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are the level of armament of two nations,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42875" cy="1809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14300" cy="180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are the mutual fear constants,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42875" cy="1809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42875" cy="1809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are the restraint constants representing internal opposition against arms expenditure,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52400" cy="180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428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are independent factors which can be interpreted as grievance between rivals.</w:t>
      </w:r>
      <w:r>
        <w:rPr>
          <w:sz w:val="24"/>
          <w:szCs w:val="24"/>
        </w:rPr>
        <w:br/>
        <w:t xml:space="preserve">This version presented in [Zambetta08] allows runtime modification of the parameters thereby making the model interactive as outlined above.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Pr="001E2B34">
        <w:rPr>
          <w:i/>
          <w:iCs/>
          <w:sz w:val="24"/>
          <w:szCs w:val="24"/>
        </w:rPr>
        <w:t>gameplay</w:t>
      </w:r>
      <w:r>
        <w:rPr>
          <w:sz w:val="24"/>
          <w:szCs w:val="24"/>
        </w:rPr>
        <w:t xml:space="preserve"> or </w:t>
      </w:r>
      <w:r w:rsidRPr="001E2B34">
        <w:rPr>
          <w:i/>
          <w:iCs/>
          <w:sz w:val="24"/>
          <w:szCs w:val="24"/>
        </w:rPr>
        <w:t>narrative</w:t>
      </w:r>
      <w:r>
        <w:rPr>
          <w:sz w:val="24"/>
          <w:szCs w:val="24"/>
        </w:rPr>
        <w:t xml:space="preserve"> reasons feedback will be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away the flexibility of either the game mechanics or the storyline.</w:t>
      </w:r>
      <w:r>
        <w:rPr>
          <w:sz w:val="24"/>
          <w:szCs w:val="24"/>
        </w:rPr>
        <w:br/>
      </w:r>
    </w:p>
    <w:p w:rsidR="00373A90" w:rsidRPr="0015398E" w:rsidRDefault="00373A90" w:rsidP="006D168C">
      <w:pPr>
        <w:ind w:left="360"/>
        <w:jc w:val="center"/>
        <w:rPr>
          <w:sz w:val="24"/>
          <w:szCs w:val="24"/>
        </w:rPr>
      </w:pPr>
    </w:p>
    <w:p w:rsidR="00373A90" w:rsidRPr="0015398E" w:rsidRDefault="00443A86" w:rsidP="0015398E">
      <w:pPr>
        <w:ind w:left="360"/>
        <w:rPr>
          <w:sz w:val="24"/>
          <w:szCs w:val="24"/>
        </w:rPr>
      </w:pPr>
      <w:r>
        <w:rPr>
          <w:noProof/>
          <w:sz w:val="24"/>
          <w:szCs w:val="24"/>
        </w:rPr>
      </w:r>
      <w:r>
        <w:rPr>
          <w:noProof/>
          <w:sz w:val="24"/>
          <w:szCs w:val="24"/>
        </w:rPr>
        <w:pict>
          <v:group id="_x0000_s1026" editas="canvas" style="width:468pt;height:251.05pt;mso-position-horizontal-relative:char;mso-position-vertical-relative:line" coordorigin="2529,9099" coordsize="7200,386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4B6854" w:rsidRDefault="004B6854" w:rsidP="00885E45">
                    <w:pPr>
                      <w:jc w:val="center"/>
                    </w:pPr>
                  </w:p>
                  <w:p w:rsidR="004B6854" w:rsidRDefault="004B6854" w:rsidP="00885E45">
                    <w:pPr>
                      <w:jc w:val="center"/>
                      <w:rPr>
                        <w:sz w:val="16"/>
                        <w:szCs w:val="16"/>
                      </w:rPr>
                    </w:pPr>
                  </w:p>
                  <w:p w:rsidR="004B6854" w:rsidRPr="00DE4F85" w:rsidRDefault="004B6854" w:rsidP="00885E45">
                    <w:pPr>
                      <w:jc w:val="center"/>
                      <w:rPr>
                        <w:sz w:val="16"/>
                        <w:szCs w:val="16"/>
                      </w:rPr>
                    </w:pPr>
                  </w:p>
                  <w:p w:rsidR="004B6854" w:rsidRDefault="004B6854" w:rsidP="00885E45">
                    <w:pPr>
                      <w:jc w:val="center"/>
                    </w:pPr>
                  </w:p>
                  <w:p w:rsidR="004B6854" w:rsidRDefault="004B6854" w:rsidP="00885E45">
                    <w:pPr>
                      <w:jc w:val="center"/>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4B6854" w:rsidRDefault="004B6854" w:rsidP="00885E45">
                    <w:pPr>
                      <w:jc w:val="center"/>
                    </w:pPr>
                    <w:r>
                      <w:t>Game mechanics</w:t>
                    </w:r>
                  </w:p>
                </w:txbxContent>
              </v:textbox>
            </v:shape>
            <v:shape id="_x0000_s1030" type="#_x0000_t202" style="position:absolute;left:7274;top:10820;width:1931;height:553">
              <v:textbox style="mso-next-textbox:#_x0000_s1030">
                <w:txbxContent>
                  <w:p w:rsidR="004B6854" w:rsidRDefault="004B6854" w:rsidP="00F52A15">
                    <w:pPr>
                      <w:spacing w:line="240" w:lineRule="auto"/>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4B6854" w:rsidRDefault="004B6854" w:rsidP="00F52A15">
                    <w:pPr>
                      <w:spacing w:line="240" w:lineRule="auto"/>
                      <w:jc w:val="center"/>
                    </w:pPr>
                    <w:r>
                      <w:t>Low-level events</w:t>
                    </w:r>
                  </w:p>
                </w:txbxContent>
              </v:textbox>
            </v:shape>
            <v:shape id="_x0000_s1036" type="#_x0000_t202" style="position:absolute;left:8291;top:9494;width:1227;height:555" strokecolor="white">
              <v:textbox style="mso-next-textbox:#_x0000_s1036">
                <w:txbxContent>
                  <w:p w:rsidR="004B6854" w:rsidRDefault="004B6854" w:rsidP="00F52A15">
                    <w:pPr>
                      <w:spacing w:line="240" w:lineRule="auto"/>
                      <w:jc w:val="center"/>
                    </w:pPr>
                    <w:r>
                      <w:t>High-level interpretation</w:t>
                    </w:r>
                  </w:p>
                </w:txbxContent>
              </v:textbox>
            </v:shape>
            <v:shape id="_x0000_s1037" type="#_x0000_t202" style="position:absolute;left:4093;top:12242;width:1050;height:557" strokecolor="white">
              <v:textbox style="mso-next-textbox:#_x0000_s1037">
                <w:txbxContent>
                  <w:p w:rsidR="004B6854" w:rsidRDefault="004B6854" w:rsidP="00F52A15">
                    <w:pPr>
                      <w:spacing w:line="240" w:lineRule="auto"/>
                      <w:jc w:val="center"/>
                    </w:pPr>
                    <w:r>
                      <w:t>Situational awareness</w:t>
                    </w:r>
                  </w:p>
                </w:txbxContent>
              </v:textbox>
            </v:shape>
            <v:shape id="_x0000_s1038" type="#_x0000_t202" style="position:absolute;left:8291;top:12258;width:1090;height:541" strokecolor="white">
              <v:textbox style="mso-next-textbox:#_x0000_s1038">
                <w:txbxContent>
                  <w:p w:rsidR="004B6854" w:rsidRDefault="004B6854" w:rsidP="00F52A15">
                    <w:pPr>
                      <w:spacing w:line="240" w:lineRule="auto"/>
                      <w:jc w:val="center"/>
                    </w:pPr>
                    <w:r>
                      <w:t>High-level feedback</w:t>
                    </w:r>
                  </w:p>
                </w:txbxContent>
              </v:textbox>
            </v:shape>
            <v:shape id="_x0000_s1039" type="#_x0000_t202" style="position:absolute;left:2801;top:10891;width:867;height:357">
              <v:textbox style="mso-next-textbox:#_x0000_s1039">
                <w:txbxContent>
                  <w:p w:rsidR="004B6854" w:rsidRDefault="004B6854" w:rsidP="00885E45">
                    <w:pPr>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wrap type="none"/>
            <w10:anchorlock/>
          </v:group>
        </w:pict>
      </w:r>
    </w:p>
    <w:p w:rsidR="00373A90" w:rsidRPr="007F3850" w:rsidRDefault="00373A90" w:rsidP="007F3850">
      <w:pPr>
        <w:ind w:left="36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373A90" w:rsidRDefault="00373A90" w:rsidP="006B687C">
      <w:pPr>
        <w:rPr>
          <w:sz w:val="24"/>
          <w:szCs w:val="24"/>
        </w:rPr>
      </w:pPr>
      <w:r>
        <w:rPr>
          <w:sz w:val="24"/>
          <w:szCs w:val="24"/>
        </w:rPr>
        <w:t>The model we use is an evolution of [Zambetta08] and preserves its theoretical foundations. To demonstrate the qualities of this model and therefore show how Interactive storytelling and emergent gameplay can be brought together, it is crucial to test the model in a real world scenario. To that end we developed a game structure for a prototypical video game we refer to as “Clan Wars”, which we describe in the next section.</w:t>
      </w:r>
    </w:p>
    <w:p w:rsidR="00373A90" w:rsidRDefault="00373A90" w:rsidP="006B687C">
      <w:pPr>
        <w:rPr>
          <w:sz w:val="24"/>
          <w:szCs w:val="24"/>
        </w:rPr>
      </w:pPr>
    </w:p>
    <w:p w:rsidR="00373A90" w:rsidRPr="00704D6C" w:rsidRDefault="00373A90" w:rsidP="006B687C">
      <w:pPr>
        <w:pStyle w:val="ListParagraph"/>
        <w:numPr>
          <w:ilvl w:val="1"/>
          <w:numId w:val="4"/>
        </w:numPr>
        <w:rPr>
          <w:b/>
          <w:bCs/>
          <w:sz w:val="28"/>
          <w:szCs w:val="28"/>
        </w:rPr>
      </w:pPr>
      <w:r w:rsidRPr="00704D6C">
        <w:rPr>
          <w:b/>
          <w:bCs/>
          <w:sz w:val="28"/>
          <w:szCs w:val="28"/>
        </w:rPr>
        <w:t>The Clan Wars game structure</w:t>
      </w:r>
    </w:p>
    <w:p w:rsidR="00373A90" w:rsidRDefault="00373A90" w:rsidP="006B687C">
      <w:pPr>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373A90" w:rsidRDefault="00373A90" w:rsidP="004725F0">
      <w:pPr>
        <w:ind w:left="360"/>
        <w:rPr>
          <w:sz w:val="24"/>
          <w:szCs w:val="24"/>
        </w:rPr>
      </w:pPr>
    </w:p>
    <w:p w:rsidR="00373A90" w:rsidRPr="00704D6C" w:rsidRDefault="00373A90" w:rsidP="006B687C">
      <w:pPr>
        <w:pStyle w:val="ListParagraph"/>
        <w:numPr>
          <w:ilvl w:val="2"/>
          <w:numId w:val="4"/>
        </w:numPr>
        <w:rPr>
          <w:b/>
          <w:bCs/>
          <w:sz w:val="24"/>
          <w:szCs w:val="24"/>
        </w:rPr>
      </w:pPr>
      <w:r w:rsidRPr="00704D6C">
        <w:rPr>
          <w:b/>
          <w:bCs/>
          <w:sz w:val="24"/>
          <w:szCs w:val="24"/>
        </w:rPr>
        <w:t>The Clan Wars game concepts</w:t>
      </w:r>
    </w:p>
    <w:p w:rsidR="00373A90" w:rsidRPr="00F56D44" w:rsidRDefault="00373A90" w:rsidP="006B687C">
      <w:pPr>
        <w:rPr>
          <w:sz w:val="24"/>
          <w:szCs w:val="24"/>
        </w:rPr>
      </w:pPr>
      <w:r>
        <w:rPr>
          <w:sz w:val="24"/>
          <w:szCs w:val="24"/>
        </w:rPr>
        <w:t xml:space="preserve">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w:t>
      </w:r>
      <w:r>
        <w:rPr>
          <w:sz w:val="24"/>
          <w:szCs w:val="24"/>
        </w:rPr>
        <w:lastRenderedPageBreak/>
        <w:t>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373A90" w:rsidRDefault="00373A90" w:rsidP="00F56D44">
      <w:pPr>
        <w:pStyle w:val="ListParagraph"/>
        <w:ind w:left="1080"/>
        <w:rPr>
          <w:sz w:val="24"/>
          <w:szCs w:val="24"/>
        </w:rPr>
      </w:pPr>
    </w:p>
    <w:p w:rsidR="00373A90" w:rsidRPr="00704D6C" w:rsidRDefault="00373A90" w:rsidP="006B687C">
      <w:pPr>
        <w:pStyle w:val="ListParagraph"/>
        <w:numPr>
          <w:ilvl w:val="2"/>
          <w:numId w:val="4"/>
        </w:numPr>
        <w:rPr>
          <w:b/>
          <w:bCs/>
          <w:sz w:val="24"/>
          <w:szCs w:val="24"/>
        </w:rPr>
      </w:pPr>
      <w:r w:rsidRPr="00704D6C">
        <w:rPr>
          <w:b/>
          <w:bCs/>
          <w:sz w:val="24"/>
          <w:szCs w:val="24"/>
        </w:rPr>
        <w:t>The gameplay mechanics</w:t>
      </w:r>
    </w:p>
    <w:p w:rsidR="00373A90" w:rsidRDefault="00373A90" w:rsidP="006B687C">
      <w:pPr>
        <w:rPr>
          <w:sz w:val="24"/>
          <w:szCs w:val="24"/>
        </w:rPr>
      </w:pPr>
      <w:r>
        <w:rPr>
          <w:sz w:val="24"/>
          <w:szCs w:val="24"/>
        </w:rPr>
        <w:t>To interact with the game the player uses the graphical interface presented in figure 2. Here is a list of what the player can do through that interface:</w:t>
      </w:r>
    </w:p>
    <w:p w:rsidR="00373A90" w:rsidRPr="006B687C" w:rsidRDefault="00373A90" w:rsidP="006B687C">
      <w:pPr>
        <w:pStyle w:val="ListParagraph"/>
        <w:numPr>
          <w:ilvl w:val="0"/>
          <w:numId w:val="6"/>
        </w:numPr>
        <w:rPr>
          <w:sz w:val="24"/>
          <w:szCs w:val="24"/>
        </w:rPr>
      </w:pPr>
      <w:r w:rsidRPr="006B687C">
        <w:rPr>
          <w:sz w:val="24"/>
          <w:szCs w:val="24"/>
        </w:rPr>
        <w:t>Select a group that belongs to his clan by left-clicking on the group cross or pickaxes.</w:t>
      </w:r>
    </w:p>
    <w:p w:rsidR="00373A90" w:rsidRPr="00D00B30" w:rsidRDefault="00373A90" w:rsidP="00D00B30">
      <w:pPr>
        <w:pStyle w:val="ListParagraph"/>
        <w:numPr>
          <w:ilvl w:val="0"/>
          <w:numId w:val="6"/>
        </w:numPr>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373A90" w:rsidRDefault="00373A90" w:rsidP="00D00B30">
      <w:pPr>
        <w:pStyle w:val="ListParagraph"/>
        <w:numPr>
          <w:ilvl w:val="0"/>
          <w:numId w:val="6"/>
        </w:numPr>
        <w:rPr>
          <w:sz w:val="24"/>
          <w:szCs w:val="24"/>
        </w:rPr>
      </w:pPr>
      <w:r>
        <w:rPr>
          <w:sz w:val="24"/>
          <w:szCs w:val="24"/>
        </w:rPr>
        <w:t>Move a selected group by right-clicking the desired destination of the selected group.</w:t>
      </w:r>
    </w:p>
    <w:p w:rsidR="00373A90" w:rsidRDefault="00373A90" w:rsidP="00D00B30">
      <w:pPr>
        <w:pStyle w:val="ListParagraph"/>
        <w:numPr>
          <w:ilvl w:val="0"/>
          <w:numId w:val="6"/>
        </w:numPr>
        <w:rPr>
          <w:sz w:val="24"/>
          <w:szCs w:val="24"/>
        </w:rPr>
      </w:pPr>
      <w:r>
        <w:rPr>
          <w:sz w:val="24"/>
          <w:szCs w:val="24"/>
        </w:rPr>
        <w:t>Assign a selected group that is on a golden cell to mining by clicking the pickaxes icon in the menu.</w:t>
      </w:r>
    </w:p>
    <w:p w:rsidR="00373A90" w:rsidRDefault="00373A90" w:rsidP="00D00B30">
      <w:pPr>
        <w:pStyle w:val="ListParagraph"/>
        <w:numPr>
          <w:ilvl w:val="0"/>
          <w:numId w:val="6"/>
        </w:numPr>
        <w:rPr>
          <w:sz w:val="24"/>
          <w:szCs w:val="24"/>
        </w:rPr>
      </w:pPr>
      <w:r>
        <w:rPr>
          <w:sz w:val="24"/>
          <w:szCs w:val="24"/>
        </w:rPr>
        <w:t>Attack a group adjacent to the selected group by clicking on the swords in the menu and left-clicking on the group to attack.</w:t>
      </w:r>
    </w:p>
    <w:p w:rsidR="00373A90" w:rsidRDefault="00373A90" w:rsidP="00D00B30">
      <w:pPr>
        <w:pStyle w:val="ListParagraph"/>
        <w:numPr>
          <w:ilvl w:val="0"/>
          <w:numId w:val="6"/>
        </w:numPr>
        <w:rPr>
          <w:sz w:val="24"/>
          <w:szCs w:val="24"/>
        </w:rPr>
      </w:pPr>
      <w:r>
        <w:rPr>
          <w:sz w:val="24"/>
          <w:szCs w:val="24"/>
        </w:rPr>
        <w:t>Examine clan relations and offer gold, truths, or alliances to other clans by clicking on the scroll and gold icon in the menu and selecting the desired options.</w:t>
      </w:r>
    </w:p>
    <w:p w:rsidR="00373A90" w:rsidRPr="00D00B30" w:rsidRDefault="00373A90" w:rsidP="00D00B30">
      <w:pPr>
        <w:pStyle w:val="ListParagraph"/>
        <w:numPr>
          <w:ilvl w:val="0"/>
          <w:numId w:val="6"/>
        </w:numPr>
        <w:rPr>
          <w:sz w:val="24"/>
          <w:szCs w:val="24"/>
        </w:rPr>
      </w:pPr>
      <w:r>
        <w:rPr>
          <w:sz w:val="24"/>
          <w:szCs w:val="24"/>
        </w:rPr>
        <w:t>End the turn by clicking on the &lt;End Turn&gt; button in the menu.</w:t>
      </w:r>
    </w:p>
    <w:p w:rsidR="00373A90" w:rsidRDefault="00A3224E" w:rsidP="003B7B11">
      <w:pPr>
        <w:ind w:left="360"/>
        <w:jc w:val="center"/>
        <w:rPr>
          <w:b/>
          <w:bCs/>
          <w:sz w:val="24"/>
          <w:szCs w:val="24"/>
        </w:rPr>
      </w:pPr>
      <w:r>
        <w:rPr>
          <w:noProof/>
          <w:sz w:val="24"/>
          <w:szCs w:val="24"/>
        </w:rPr>
        <w:lastRenderedPageBreak/>
        <w:drawing>
          <wp:inline distT="0" distB="0" distL="0" distR="0">
            <wp:extent cx="5867400" cy="366712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867400" cy="3667125"/>
                    </a:xfrm>
                    <a:prstGeom prst="rect">
                      <a:avLst/>
                    </a:prstGeom>
                    <a:noFill/>
                    <a:ln w="9525">
                      <a:noFill/>
                      <a:miter lim="800000"/>
                      <a:headEnd/>
                      <a:tailEnd/>
                    </a:ln>
                  </pic:spPr>
                </pic:pic>
              </a:graphicData>
            </a:graphic>
          </wp:inline>
        </w:drawing>
      </w:r>
      <w:r w:rsidR="00373A90" w:rsidRPr="004A1B93">
        <w:rPr>
          <w:b/>
          <w:bCs/>
          <w:i/>
          <w:iCs/>
          <w:sz w:val="24"/>
          <w:szCs w:val="24"/>
        </w:rPr>
        <w:t>Figure 2. The Clan Wars interface with the menu on the left and the terrain grid.</w:t>
      </w:r>
      <w:r w:rsidR="00373A90">
        <w:rPr>
          <w:b/>
          <w:bCs/>
          <w:i/>
          <w:iCs/>
          <w:sz w:val="24"/>
          <w:szCs w:val="24"/>
        </w:rPr>
        <w:t xml:space="preserve"> The colored crosses represent groups, and the pickaxes on the golden cells represent mining groups.</w:t>
      </w:r>
    </w:p>
    <w:p w:rsidR="00373A90" w:rsidRDefault="00373A90" w:rsidP="006B687C">
      <w:pPr>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373A90" w:rsidRDefault="00373A90" w:rsidP="00BB430E">
      <w:pPr>
        <w:pStyle w:val="ListParagraph"/>
        <w:numPr>
          <w:ilvl w:val="0"/>
          <w:numId w:val="6"/>
        </w:numPr>
        <w:rPr>
          <w:sz w:val="24"/>
          <w:szCs w:val="24"/>
        </w:rPr>
      </w:pPr>
      <w:r>
        <w:rPr>
          <w:sz w:val="24"/>
          <w:szCs w:val="24"/>
        </w:rPr>
        <w:t>Clan A makes a gold, peace, or alliance offer to clan B (positive interaction)</w:t>
      </w:r>
    </w:p>
    <w:p w:rsidR="00373A90" w:rsidRDefault="00373A90" w:rsidP="00BB430E">
      <w:pPr>
        <w:pStyle w:val="ListParagraph"/>
        <w:numPr>
          <w:ilvl w:val="0"/>
          <w:numId w:val="6"/>
        </w:numPr>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373A90" w:rsidRDefault="00373A90" w:rsidP="00BB430E">
      <w:pPr>
        <w:pStyle w:val="ListParagraph"/>
        <w:numPr>
          <w:ilvl w:val="0"/>
          <w:numId w:val="6"/>
        </w:numPr>
        <w:rPr>
          <w:sz w:val="24"/>
          <w:szCs w:val="24"/>
        </w:rPr>
      </w:pPr>
      <w:r>
        <w:rPr>
          <w:sz w:val="24"/>
          <w:szCs w:val="24"/>
        </w:rPr>
        <w:t>Clan A attacks clan B (negative interaction)</w:t>
      </w:r>
    </w:p>
    <w:p w:rsidR="00373A90" w:rsidRDefault="00373A90" w:rsidP="00BB430E">
      <w:pPr>
        <w:pStyle w:val="ListParagraph"/>
        <w:numPr>
          <w:ilvl w:val="0"/>
          <w:numId w:val="6"/>
        </w:numPr>
        <w:rPr>
          <w:sz w:val="24"/>
          <w:szCs w:val="24"/>
        </w:rPr>
      </w:pPr>
      <w:r>
        <w:rPr>
          <w:sz w:val="24"/>
          <w:szCs w:val="24"/>
        </w:rPr>
        <w:t>Clan A attacks an enemy of clan B (positive interaction)</w:t>
      </w:r>
    </w:p>
    <w:p w:rsidR="00373A90" w:rsidRDefault="00373A90" w:rsidP="00BB430E">
      <w:pPr>
        <w:pStyle w:val="ListParagraph"/>
        <w:numPr>
          <w:ilvl w:val="0"/>
          <w:numId w:val="6"/>
        </w:numPr>
        <w:rPr>
          <w:sz w:val="24"/>
          <w:szCs w:val="24"/>
        </w:rPr>
      </w:pPr>
      <w:r>
        <w:rPr>
          <w:sz w:val="24"/>
          <w:szCs w:val="24"/>
        </w:rPr>
        <w:t>Clan A attacks an ally of clan B (negative interaction)</w:t>
      </w:r>
    </w:p>
    <w:p w:rsidR="00373A90" w:rsidRPr="00BB430E" w:rsidRDefault="00373A90" w:rsidP="006B687C">
      <w:pPr>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373A90" w:rsidRDefault="00373A90">
      <w:pPr>
        <w:spacing w:after="0" w:line="240" w:lineRule="auto"/>
        <w:rPr>
          <w:b/>
          <w:bCs/>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1"/>
          <w:numId w:val="4"/>
        </w:numPr>
        <w:rPr>
          <w:b/>
          <w:bCs/>
          <w:vanish/>
          <w:sz w:val="24"/>
          <w:szCs w:val="24"/>
        </w:rPr>
      </w:pPr>
    </w:p>
    <w:p w:rsidR="00373A90" w:rsidRPr="00704D6C" w:rsidRDefault="00373A90" w:rsidP="006B687C">
      <w:pPr>
        <w:pStyle w:val="ListParagraph"/>
        <w:numPr>
          <w:ilvl w:val="1"/>
          <w:numId w:val="15"/>
        </w:numPr>
        <w:rPr>
          <w:b/>
          <w:bCs/>
          <w:sz w:val="28"/>
          <w:szCs w:val="28"/>
        </w:rPr>
      </w:pPr>
      <w:r>
        <w:rPr>
          <w:b/>
          <w:bCs/>
          <w:sz w:val="28"/>
          <w:szCs w:val="28"/>
        </w:rPr>
        <w:t>The final model</w:t>
      </w:r>
    </w:p>
    <w:p w:rsidR="00373A90" w:rsidRDefault="00373A90" w:rsidP="00A44F77">
      <w:pPr>
        <w:rPr>
          <w:sz w:val="24"/>
          <w:szCs w:val="24"/>
        </w:rPr>
      </w:pPr>
      <w:r>
        <w:rPr>
          <w:sz w:val="24"/>
          <w:szCs w:val="24"/>
        </w:rPr>
        <w:t>After describing the theoretical foundations of the model and the game structure it is integrated in, we can now present the internals of our model in greater detail.</w:t>
      </w:r>
    </w:p>
    <w:p w:rsidR="00373A90" w:rsidRDefault="00373A90" w:rsidP="00A44F77">
      <w:pPr>
        <w:rPr>
          <w:sz w:val="24"/>
          <w:szCs w:val="24"/>
        </w:rPr>
      </w:pPr>
    </w:p>
    <w:p w:rsidR="00373A90" w:rsidRPr="00A92EBF" w:rsidRDefault="00373A90" w:rsidP="00A44F77">
      <w:pPr>
        <w:rPr>
          <w:b/>
          <w:sz w:val="24"/>
          <w:szCs w:val="24"/>
        </w:rPr>
      </w:pPr>
      <w:r w:rsidRPr="00A92EBF">
        <w:rPr>
          <w:b/>
          <w:sz w:val="24"/>
          <w:szCs w:val="24"/>
        </w:rPr>
        <w:t>4.3.1.</w:t>
      </w:r>
      <w:r w:rsidRPr="00A92EBF">
        <w:rPr>
          <w:b/>
          <w:sz w:val="24"/>
          <w:szCs w:val="24"/>
        </w:rPr>
        <w:tab/>
        <w:t>The model requirements</w:t>
      </w:r>
    </w:p>
    <w:p w:rsidR="00373A90" w:rsidRDefault="00373A90" w:rsidP="00A44F77">
      <w:pPr>
        <w:rPr>
          <w:sz w:val="24"/>
          <w:szCs w:val="24"/>
        </w:rPr>
      </w:pPr>
      <w:r>
        <w:rPr>
          <w:sz w:val="24"/>
          <w:szCs w:val="24"/>
        </w:rPr>
        <w:t>The goal of our model, as explained in section 4.1, is to bridge the low-level mechanics of the game which are reductionist in nature with the more constructivist high-level elements such as global gameplay and story structure. To allow this connection our model needs to possess the following properties:</w:t>
      </w:r>
    </w:p>
    <w:p w:rsidR="00373A90" w:rsidRDefault="00373A90" w:rsidP="00487253">
      <w:pPr>
        <w:pStyle w:val="ListParagraph"/>
        <w:numPr>
          <w:ilvl w:val="0"/>
          <w:numId w:val="6"/>
        </w:numPr>
        <w:rPr>
          <w:sz w:val="24"/>
          <w:szCs w:val="24"/>
        </w:rPr>
      </w:pPr>
      <w:r>
        <w:rPr>
          <w:sz w:val="24"/>
          <w:szCs w:val="24"/>
        </w:rPr>
        <w:t xml:space="preserve">Account for the </w:t>
      </w:r>
      <w:r w:rsidRPr="001E2B34">
        <w:rPr>
          <w:b/>
          <w:bCs/>
          <w:sz w:val="24"/>
          <w:szCs w:val="24"/>
        </w:rPr>
        <w:t>discrete game events</w:t>
      </w:r>
      <w:r>
        <w:rPr>
          <w:sz w:val="24"/>
          <w:szCs w:val="24"/>
        </w:rPr>
        <w:t xml:space="preserve"> that can impact the model variables according to both their </w:t>
      </w:r>
      <w:r w:rsidRPr="001E2B34">
        <w:rPr>
          <w:i/>
          <w:iCs/>
          <w:sz w:val="24"/>
          <w:szCs w:val="24"/>
        </w:rPr>
        <w:t>type</w:t>
      </w:r>
      <w:r>
        <w:rPr>
          <w:sz w:val="24"/>
          <w:szCs w:val="24"/>
        </w:rPr>
        <w:t xml:space="preserve"> and their </w:t>
      </w:r>
      <w:r w:rsidRPr="001E2B34">
        <w:rPr>
          <w:i/>
          <w:iCs/>
          <w:sz w:val="24"/>
          <w:szCs w:val="24"/>
        </w:rPr>
        <w:t>magnitude</w:t>
      </w:r>
      <w:r>
        <w:rPr>
          <w:sz w:val="24"/>
          <w:szCs w:val="24"/>
        </w:rPr>
        <w:t>.</w:t>
      </w:r>
    </w:p>
    <w:p w:rsidR="00373A90" w:rsidRDefault="00373A90" w:rsidP="00487253">
      <w:pPr>
        <w:pStyle w:val="ListParagraph"/>
        <w:numPr>
          <w:ilvl w:val="0"/>
          <w:numId w:val="6"/>
        </w:numPr>
        <w:rPr>
          <w:sz w:val="24"/>
          <w:szCs w:val="24"/>
        </w:rPr>
      </w:pPr>
      <w:r>
        <w:rPr>
          <w:sz w:val="24"/>
          <w:szCs w:val="24"/>
        </w:rPr>
        <w:t xml:space="preserve">Simulate the </w:t>
      </w:r>
      <w:r w:rsidRPr="001E2B34">
        <w:rPr>
          <w:i/>
          <w:iCs/>
          <w:sz w:val="24"/>
          <w:szCs w:val="24"/>
        </w:rPr>
        <w:t>continuous</w:t>
      </w:r>
      <w:r>
        <w:rPr>
          <w:sz w:val="24"/>
          <w:szCs w:val="24"/>
        </w:rPr>
        <w:t xml:space="preserve"> evolution of the model variables over </w:t>
      </w:r>
      <w:r w:rsidRPr="001E2B34">
        <w:rPr>
          <w:i/>
          <w:iCs/>
          <w:sz w:val="24"/>
          <w:szCs w:val="24"/>
        </w:rPr>
        <w:t>time</w:t>
      </w:r>
      <w:r>
        <w:rPr>
          <w:sz w:val="24"/>
          <w:szCs w:val="24"/>
        </w:rPr>
        <w:t>.</w:t>
      </w:r>
    </w:p>
    <w:p w:rsidR="00373A90" w:rsidRDefault="00373A90" w:rsidP="00487253">
      <w:pPr>
        <w:pStyle w:val="ListParagraph"/>
        <w:numPr>
          <w:ilvl w:val="0"/>
          <w:numId w:val="6"/>
        </w:numPr>
        <w:rPr>
          <w:sz w:val="24"/>
          <w:szCs w:val="24"/>
        </w:rPr>
      </w:pPr>
      <w:r>
        <w:rPr>
          <w:sz w:val="24"/>
          <w:szCs w:val="24"/>
        </w:rPr>
        <w:t xml:space="preserve">Provide a </w:t>
      </w:r>
      <w:r w:rsidRPr="001E2B34">
        <w:rPr>
          <w:i/>
          <w:iCs/>
          <w:sz w:val="24"/>
          <w:szCs w:val="24"/>
        </w:rPr>
        <w:t>high-level</w:t>
      </w:r>
      <w:r>
        <w:rPr>
          <w:sz w:val="24"/>
          <w:szCs w:val="24"/>
        </w:rPr>
        <w:t xml:space="preserve"> interpretation of the </w:t>
      </w:r>
      <w:r w:rsidRPr="001E2B34">
        <w:rPr>
          <w:i/>
          <w:iCs/>
          <w:sz w:val="24"/>
          <w:szCs w:val="24"/>
        </w:rPr>
        <w:t>state</w:t>
      </w:r>
      <w:r>
        <w:rPr>
          <w:sz w:val="24"/>
          <w:szCs w:val="24"/>
        </w:rPr>
        <w:t xml:space="preserve"> and </w:t>
      </w:r>
      <w:r w:rsidRPr="001E2B34">
        <w:rPr>
          <w:b/>
          <w:bCs/>
          <w:sz w:val="24"/>
          <w:szCs w:val="24"/>
        </w:rPr>
        <w:t>dynamics</w:t>
      </w:r>
      <w:r>
        <w:rPr>
          <w:sz w:val="24"/>
          <w:szCs w:val="24"/>
        </w:rPr>
        <w:t xml:space="preserve"> of the game.</w:t>
      </w:r>
    </w:p>
    <w:p w:rsidR="00373A90" w:rsidRDefault="00373A90" w:rsidP="00487253">
      <w:pPr>
        <w:pStyle w:val="ListParagraph"/>
        <w:numPr>
          <w:ilvl w:val="0"/>
          <w:numId w:val="6"/>
        </w:numPr>
        <w:rPr>
          <w:sz w:val="24"/>
          <w:szCs w:val="24"/>
        </w:rPr>
      </w:pPr>
      <w:r>
        <w:rPr>
          <w:sz w:val="24"/>
          <w:szCs w:val="24"/>
        </w:rPr>
        <w:t xml:space="preserve">Provide a way to exert </w:t>
      </w:r>
      <w:r w:rsidRPr="001E2B34">
        <w:rPr>
          <w:i/>
          <w:iCs/>
          <w:sz w:val="24"/>
          <w:szCs w:val="24"/>
        </w:rPr>
        <w:t>high-level</w:t>
      </w:r>
      <w:r>
        <w:rPr>
          <w:sz w:val="24"/>
          <w:szCs w:val="24"/>
        </w:rPr>
        <w:t xml:space="preserve"> control over the </w:t>
      </w:r>
      <w:r w:rsidRPr="001E2B34">
        <w:rPr>
          <w:i/>
          <w:iCs/>
          <w:sz w:val="24"/>
          <w:szCs w:val="24"/>
        </w:rPr>
        <w:t>low-level</w:t>
      </w:r>
      <w:r>
        <w:rPr>
          <w:sz w:val="24"/>
          <w:szCs w:val="24"/>
        </w:rPr>
        <w:t xml:space="preserve"> state and dynamics of the game.</w:t>
      </w:r>
    </w:p>
    <w:p w:rsidR="00373A90" w:rsidRDefault="00373A90" w:rsidP="00D36F68">
      <w:pPr>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373A90" w:rsidRDefault="00373A90" w:rsidP="00D36F68">
      <w:pPr>
        <w:rPr>
          <w:sz w:val="24"/>
          <w:szCs w:val="24"/>
        </w:rPr>
      </w:pPr>
    </w:p>
    <w:p w:rsidR="00373A90" w:rsidRPr="00A92EBF" w:rsidRDefault="00373A90" w:rsidP="00D36F68">
      <w:pPr>
        <w:rPr>
          <w:b/>
          <w:sz w:val="24"/>
          <w:szCs w:val="24"/>
        </w:rPr>
      </w:pPr>
      <w:r w:rsidRPr="00A92EBF">
        <w:rPr>
          <w:b/>
          <w:sz w:val="24"/>
          <w:szCs w:val="24"/>
        </w:rPr>
        <w:t>4.3.2.</w:t>
      </w:r>
      <w:r w:rsidRPr="00A92EBF">
        <w:rPr>
          <w:b/>
          <w:sz w:val="24"/>
          <w:szCs w:val="24"/>
        </w:rPr>
        <w:tab/>
        <w:t>The elements of the model</w:t>
      </w:r>
    </w:p>
    <w:p w:rsidR="00373A90" w:rsidRDefault="00373A90" w:rsidP="00D36F68">
      <w:pPr>
        <w:rPr>
          <w:sz w:val="24"/>
          <w:szCs w:val="24"/>
        </w:rPr>
      </w:pPr>
      <w:r>
        <w:rPr>
          <w:sz w:val="24"/>
          <w:szCs w:val="24"/>
        </w:rPr>
        <w:t>Let us now define the elements that the model deals with:</w:t>
      </w:r>
    </w:p>
    <w:p w:rsidR="00373A90" w:rsidRDefault="00373A90" w:rsidP="00860C7B">
      <w:pPr>
        <w:pStyle w:val="ListParagraph"/>
        <w:numPr>
          <w:ilvl w:val="0"/>
          <w:numId w:val="6"/>
        </w:numPr>
        <w:rPr>
          <w:sz w:val="24"/>
          <w:szCs w:val="24"/>
        </w:rPr>
      </w:pPr>
      <w:r w:rsidRPr="001E2B34">
        <w:rPr>
          <w:b/>
          <w:bCs/>
          <w:sz w:val="24"/>
          <w:szCs w:val="24"/>
        </w:rPr>
        <w:t>Events</w:t>
      </w:r>
      <w:r>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80975" cy="1428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285750" cy="1809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2857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285750" cy="1809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2857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corresponding to event</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80975" cy="142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w:t>
      </w:r>
    </w:p>
    <w:p w:rsidR="00373A90" w:rsidRDefault="00373A90" w:rsidP="00860C7B">
      <w:pPr>
        <w:pStyle w:val="ListParagraph"/>
        <w:numPr>
          <w:ilvl w:val="0"/>
          <w:numId w:val="6"/>
        </w:numPr>
        <w:rPr>
          <w:sz w:val="24"/>
          <w:szCs w:val="24"/>
        </w:rPr>
      </w:pPr>
      <w:r w:rsidRPr="001E2B34">
        <w:rPr>
          <w:b/>
          <w:bCs/>
          <w:sz w:val="24"/>
          <w:szCs w:val="24"/>
        </w:rPr>
        <w:t>Stances</w:t>
      </w:r>
      <w:r>
        <w:rPr>
          <w:sz w:val="24"/>
          <w:szCs w:val="24"/>
        </w:rPr>
        <w:t xml:space="preserve">: We define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962025" cy="1619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9620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962025" cy="161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962025" cy="16192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the stance of clan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14300" cy="1809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towards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14300" cy="1809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where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323850" cy="1428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3238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323850" cy="1428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323850"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represents hatred,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428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represents neutrality,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219075" cy="1809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219075" cy="1809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represents love. We refer to these </w:t>
      </w:r>
      <w:r>
        <w:rPr>
          <w:sz w:val="24"/>
          <w:szCs w:val="24"/>
        </w:rPr>
        <w:lastRenderedPageBreak/>
        <w:t xml:space="preserve">stances as a square matrix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809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of size equal to the number of clans; for a game involving three clans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809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would be:</w:t>
      </w:r>
    </w:p>
    <w:p w:rsidR="00373A90" w:rsidRPr="008C6F8C" w:rsidRDefault="00A3224E" w:rsidP="008C6F8C">
      <w:pPr>
        <w:pStyle w:val="ListParagraph"/>
        <w:rPr>
          <w:sz w:val="24"/>
          <w:szCs w:val="24"/>
        </w:rPr>
      </w:pPr>
      <w:r>
        <w:rPr>
          <w:noProof/>
        </w:rPr>
        <w:drawing>
          <wp:inline distT="0" distB="0" distL="0" distR="0">
            <wp:extent cx="1352550" cy="5143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1352550" cy="514350"/>
                    </a:xfrm>
                    <a:prstGeom prst="rect">
                      <a:avLst/>
                    </a:prstGeom>
                    <a:noFill/>
                    <a:ln w="9525">
                      <a:noFill/>
                      <a:miter lim="800000"/>
                      <a:headEnd/>
                      <a:tailEnd/>
                    </a:ln>
                  </pic:spPr>
                </pic:pic>
              </a:graphicData>
            </a:graphic>
          </wp:inline>
        </w:drawing>
      </w:r>
    </w:p>
    <w:p w:rsidR="00373A90" w:rsidRDefault="00373A90" w:rsidP="008C6F8C">
      <w:pPr>
        <w:pStyle w:val="ListParagraph"/>
        <w:rPr>
          <w:sz w:val="24"/>
          <w:szCs w:val="24"/>
        </w:rPr>
      </w:pPr>
      <w:r>
        <w:rPr>
          <w:sz w:val="24"/>
          <w:szCs w:val="24"/>
        </w:rPr>
        <w:t xml:space="preserve">Note that in our implementation stances are symmetric and so is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809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542925" cy="1619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429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542925" cy="1619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42925" cy="16192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In the above example the main diagonal comprises zeros only because we consider a clan to be neutral towards itself, but one could easily design a game scenario where these values have another role such as modeling the internal friction and resentment harbored inside a clan. Clearly, in such a case the matrix S would not be symmetric.  </w:t>
      </w:r>
    </w:p>
    <w:p w:rsidR="00373A90" w:rsidRPr="008C6F8C" w:rsidRDefault="00373A90" w:rsidP="008C6F8C">
      <w:pPr>
        <w:pStyle w:val="ListParagraph"/>
        <w:numPr>
          <w:ins w:id="0" w:author="Fabio" w:date="2008-10-09T23:12:00Z"/>
        </w:numPr>
        <w:rPr>
          <w:sz w:val="24"/>
          <w:szCs w:val="24"/>
        </w:rPr>
      </w:pPr>
      <w:r>
        <w:rPr>
          <w:sz w:val="24"/>
          <w:szCs w:val="24"/>
        </w:rPr>
        <w:t>The role stnces play in our model is similar to the role of mutual fear and opposition against arms expenditure in the Richardson model, as outlined later in this section.</w:t>
      </w:r>
    </w:p>
    <w:p w:rsidR="00373A90" w:rsidRDefault="00373A90" w:rsidP="006A1D34">
      <w:pPr>
        <w:pStyle w:val="ListParagraph"/>
        <w:numPr>
          <w:ilvl w:val="0"/>
          <w:numId w:val="6"/>
        </w:numPr>
        <w:rPr>
          <w:sz w:val="24"/>
          <w:szCs w:val="24"/>
        </w:rPr>
      </w:pPr>
      <w:r w:rsidRPr="001E2B34">
        <w:rPr>
          <w:b/>
          <w:bCs/>
          <w:sz w:val="24"/>
          <w:szCs w:val="24"/>
        </w:rPr>
        <w:t>Tempers</w:t>
      </w:r>
      <w:r>
        <w:rPr>
          <w:sz w:val="24"/>
          <w:szCs w:val="24"/>
        </w:rPr>
        <w:t xml:space="preserve">: We use tempers similarly to the parameters defined in the Richardson model as the level of armament. We define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923925" cy="16192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9239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923925" cy="1619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923925" cy="16192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the temper of clan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14300" cy="1809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where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219075" cy="1809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219075" cy="1809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represents calm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304800" cy="1809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304800" cy="1809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represents a state of crisis. The tempers are grouped in a single vector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52400" cy="1809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of size equal to the number of clans; for a game involving three clans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52400" cy="1809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would be:</w:t>
      </w:r>
    </w:p>
    <w:p w:rsidR="00373A90" w:rsidRDefault="00A3224E" w:rsidP="00016AB0">
      <w:pPr>
        <w:pStyle w:val="ListParagraph"/>
        <w:rPr>
          <w:sz w:val="24"/>
          <w:szCs w:val="24"/>
        </w:rPr>
      </w:pPr>
      <w:r>
        <w:rPr>
          <w:noProof/>
        </w:rPr>
        <w:drawing>
          <wp:inline distT="0" distB="0" distL="0" distR="0">
            <wp:extent cx="523875" cy="5143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23875" cy="514350"/>
                    </a:xfrm>
                    <a:prstGeom prst="rect">
                      <a:avLst/>
                    </a:prstGeom>
                    <a:noFill/>
                    <a:ln w="9525">
                      <a:noFill/>
                      <a:miter lim="800000"/>
                      <a:headEnd/>
                      <a:tailEnd/>
                    </a:ln>
                  </pic:spPr>
                </pic:pic>
              </a:graphicData>
            </a:graphic>
          </wp:inline>
        </w:drawing>
      </w:r>
    </w:p>
    <w:p w:rsidR="00373A90" w:rsidRDefault="00373A90" w:rsidP="00016AB0">
      <w:pPr>
        <w:pStyle w:val="ListParagraph"/>
        <w:rPr>
          <w:sz w:val="24"/>
          <w:szCs w:val="24"/>
        </w:rPr>
      </w:pPr>
      <w:r>
        <w:rPr>
          <w:sz w:val="24"/>
          <w:szCs w:val="24"/>
        </w:rPr>
        <w:t>The vector</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52400" cy="1809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because it offers high-level information, is a good indicator of the state and dynamic of the game. By monitoring the temper of a clan it is possible to determine which gameplay alternative that particular clan more likely to choose. Performing calculations on the vector as a whole can also reveal useful information about the game: for instance, an average of the values can summarize the general tendency of the game towards warfare or diplomacy.</w:t>
      </w:r>
    </w:p>
    <w:p w:rsidR="00373A90" w:rsidRDefault="00373A90" w:rsidP="006A1D34">
      <w:pPr>
        <w:pStyle w:val="ListParagraph"/>
        <w:numPr>
          <w:ilvl w:val="0"/>
          <w:numId w:val="6"/>
        </w:numPr>
        <w:rPr>
          <w:sz w:val="24"/>
          <w:szCs w:val="24"/>
        </w:rPr>
      </w:pPr>
      <w:r w:rsidRPr="001E2B34">
        <w:rPr>
          <w:b/>
          <w:bCs/>
          <w:sz w:val="24"/>
          <w:szCs w:val="24"/>
        </w:rPr>
        <w:t>Relations</w:t>
      </w:r>
      <w:r>
        <w:rPr>
          <w:sz w:val="24"/>
          <w:szCs w:val="24"/>
        </w:rPr>
        <w:t xml:space="preserve">: Because we want the clans’ tempers to affect their relations with other clans we define the matrix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52400" cy="1809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similar to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809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where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200150" cy="1714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200150" cy="171450"/>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200150" cy="17145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200150" cy="171450"/>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represents the relation between clan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14300" cy="1809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and clan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14300" cy="18097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according to their stance and mutual tempers. Note that unlike stances which define a love or hate level the relations values are closer in practice to a “</w:t>
      </w:r>
      <w:r w:rsidRPr="001E2B34">
        <w:rPr>
          <w:i/>
          <w:iCs/>
          <w:sz w:val="24"/>
          <w:szCs w:val="24"/>
        </w:rPr>
        <w:t>line of conduct</w:t>
      </w:r>
      <w:r>
        <w:rPr>
          <w:sz w:val="24"/>
          <w:szCs w:val="24"/>
        </w:rPr>
        <w:t xml:space="preserve">” with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409575" cy="1428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4095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409575" cy="1428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409575"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representing competition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304800" cy="1809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304800" cy="1809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representing cooperation. In the right circumstances, such as a lack of resources, two clans that share a friendly stance may come to share a competitive relation. Similarly, if it is to their </w:t>
      </w:r>
      <w:r>
        <w:rPr>
          <w:sz w:val="24"/>
          <w:szCs w:val="24"/>
        </w:rPr>
        <w:lastRenderedPageBreak/>
        <w:t>advantage, two clans that hate each-other might come to act cooperatively.  Relations are in direct contact with the game mechanics because they influence the behaviors of the clans towards each other.</w:t>
      </w:r>
    </w:p>
    <w:p w:rsidR="00373A90" w:rsidRDefault="00373A90" w:rsidP="0039445D">
      <w:pPr>
        <w:ind w:left="360"/>
        <w:rPr>
          <w:sz w:val="24"/>
          <w:szCs w:val="24"/>
        </w:rPr>
      </w:pPr>
    </w:p>
    <w:p w:rsidR="00373A90" w:rsidRPr="00A92EBF" w:rsidRDefault="00373A90" w:rsidP="0039445D">
      <w:pPr>
        <w:ind w:left="360"/>
        <w:rPr>
          <w:b/>
          <w:sz w:val="24"/>
          <w:szCs w:val="24"/>
        </w:rPr>
      </w:pPr>
      <w:r w:rsidRPr="00A92EBF">
        <w:rPr>
          <w:b/>
          <w:sz w:val="24"/>
          <w:szCs w:val="24"/>
        </w:rPr>
        <w:t>4.3.3.</w:t>
      </w:r>
      <w:r w:rsidRPr="00A92EBF">
        <w:rPr>
          <w:b/>
          <w:sz w:val="24"/>
          <w:szCs w:val="24"/>
        </w:rPr>
        <w:tab/>
        <w:t>The inner workings of the model</w:t>
      </w:r>
    </w:p>
    <w:p w:rsidR="00373A90" w:rsidRDefault="00373A90" w:rsidP="00CC5A05">
      <w:pPr>
        <w:ind w:left="360"/>
        <w:rPr>
          <w:sz w:val="24"/>
          <w:szCs w:val="24"/>
        </w:rPr>
      </w:pPr>
      <w:r>
        <w:rPr>
          <w:sz w:val="24"/>
          <w:szCs w:val="24"/>
        </w:rPr>
        <w:t>We have introduced all the elements pertaining to the model, we now need to connect them in a way that offers the necessary capabilities described at the beginning of this section. We obtain the following equations:</w:t>
      </w:r>
    </w:p>
    <w:p w:rsidR="00373A90" w:rsidRPr="00185D70" w:rsidRDefault="00443A86" w:rsidP="00185D70">
      <w:pPr>
        <w:pStyle w:val="ListParagraph"/>
        <w:numPr>
          <w:ilvl w:val="0"/>
          <w:numId w:val="19"/>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819150" cy="1714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819150" cy="1714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Pr="00FE1AC5">
        <w:rPr>
          <w:sz w:val="24"/>
          <w:szCs w:val="24"/>
        </w:rPr>
        <w:fldChar w:fldCharType="end"/>
      </w:r>
    </w:p>
    <w:p w:rsidR="00373A90" w:rsidRPr="00185D70" w:rsidRDefault="00443A86" w:rsidP="00185D70">
      <w:pPr>
        <w:pStyle w:val="ListParagraph"/>
        <w:numPr>
          <w:ilvl w:val="0"/>
          <w:numId w:val="19"/>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1228725" cy="3048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1228725" cy="3048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Pr="00FE1AC5">
        <w:rPr>
          <w:sz w:val="24"/>
          <w:szCs w:val="24"/>
        </w:rPr>
        <w:fldChar w:fldCharType="end"/>
      </w:r>
    </w:p>
    <w:p w:rsidR="00373A90" w:rsidRDefault="00443A86" w:rsidP="00185D70">
      <w:pPr>
        <w:pStyle w:val="ListParagraph"/>
        <w:numPr>
          <w:ilvl w:val="0"/>
          <w:numId w:val="19"/>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1638300" cy="4381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1638300" cy="4381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Pr="00FE1AC5">
        <w:rPr>
          <w:sz w:val="24"/>
          <w:szCs w:val="24"/>
        </w:rPr>
        <w:fldChar w:fldCharType="end"/>
      </w:r>
    </w:p>
    <w:p w:rsidR="00373A90" w:rsidRDefault="00373A90" w:rsidP="00DF3D63">
      <w:pPr>
        <w:ind w:left="360"/>
        <w:rPr>
          <w:sz w:val="24"/>
          <w:szCs w:val="24"/>
        </w:rPr>
      </w:pPr>
    </w:p>
    <w:p w:rsidR="00373A90" w:rsidRDefault="00373A90" w:rsidP="00DF3D63">
      <w:pPr>
        <w:ind w:left="360"/>
        <w:rPr>
          <w:sz w:val="24"/>
          <w:szCs w:val="24"/>
        </w:rPr>
      </w:pPr>
      <w:r>
        <w:rPr>
          <w:sz w:val="24"/>
          <w:szCs w:val="24"/>
        </w:rPr>
        <w:t>Let us examine each of them in detail:</w:t>
      </w:r>
    </w:p>
    <w:p w:rsidR="00373A90" w:rsidRPr="0062624A" w:rsidRDefault="00443A86" w:rsidP="0062624A">
      <w:pPr>
        <w:pStyle w:val="ListParagraph"/>
        <w:numPr>
          <w:ilvl w:val="0"/>
          <w:numId w:val="20"/>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819150" cy="17145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819150" cy="1714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Pr="00FE1AC5">
        <w:rPr>
          <w:sz w:val="24"/>
          <w:szCs w:val="24"/>
        </w:rPr>
        <w:fldChar w:fldCharType="end"/>
      </w:r>
    </w:p>
    <w:p w:rsidR="00373A90" w:rsidRPr="00DF3D63" w:rsidRDefault="00373A90" w:rsidP="00DF3D63">
      <w:pPr>
        <w:ind w:left="360"/>
        <w:rPr>
          <w:sz w:val="24"/>
          <w:szCs w:val="24"/>
        </w:rPr>
      </w:pPr>
      <w:r>
        <w:rPr>
          <w:sz w:val="24"/>
          <w:szCs w:val="24"/>
        </w:rPr>
        <w:t>Equation (1) governs the continuous evolution of the tempers according the stances. For a game including three clans the equation takes the following form:</w:t>
      </w:r>
    </w:p>
    <w:p w:rsidR="00373A90" w:rsidRPr="0062624A" w:rsidRDefault="00A3224E" w:rsidP="0062624A">
      <w:pPr>
        <w:ind w:left="360"/>
        <w:jc w:val="center"/>
        <w:rPr>
          <w:sz w:val="24"/>
          <w:szCs w:val="24"/>
        </w:rPr>
      </w:pPr>
      <w:r>
        <w:rPr>
          <w:noProof/>
        </w:rPr>
        <w:drawing>
          <wp:inline distT="0" distB="0" distL="0" distR="0">
            <wp:extent cx="1876425" cy="54292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1876425" cy="542925"/>
                    </a:xfrm>
                    <a:prstGeom prst="rect">
                      <a:avLst/>
                    </a:prstGeom>
                    <a:noFill/>
                    <a:ln w="9525">
                      <a:noFill/>
                      <a:miter lim="800000"/>
                      <a:headEnd/>
                      <a:tailEnd/>
                    </a:ln>
                  </pic:spPr>
                </pic:pic>
              </a:graphicData>
            </a:graphic>
          </wp:inline>
        </w:drawing>
      </w:r>
    </w:p>
    <w:p w:rsidR="00373A90" w:rsidRPr="008E7012" w:rsidRDefault="00373A90" w:rsidP="008E7012">
      <w:pPr>
        <w:ind w:left="360"/>
        <w:rPr>
          <w:sz w:val="24"/>
          <w:szCs w:val="24"/>
        </w:rPr>
      </w:pPr>
      <w:r>
        <w:rPr>
          <w:sz w:val="24"/>
          <w:szCs w:val="24"/>
        </w:rPr>
        <w:t xml:space="preserve">Which for clan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4287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gives:</w:t>
      </w:r>
    </w:p>
    <w:p w:rsidR="00373A90" w:rsidRPr="0062624A" w:rsidRDefault="00A3224E" w:rsidP="0062624A">
      <w:pPr>
        <w:jc w:val="center"/>
        <w:rPr>
          <w:sz w:val="24"/>
          <w:szCs w:val="24"/>
        </w:rPr>
      </w:pPr>
      <w:r>
        <w:rPr>
          <w:noProof/>
        </w:rPr>
        <w:drawing>
          <wp:inline distT="0" distB="0" distL="0" distR="0">
            <wp:extent cx="1676400" cy="1714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bwMode="auto">
                    <a:xfrm>
                      <a:off x="0" y="0"/>
                      <a:ext cx="1676400" cy="171450"/>
                    </a:xfrm>
                    <a:prstGeom prst="rect">
                      <a:avLst/>
                    </a:prstGeom>
                    <a:noFill/>
                    <a:ln w="9525">
                      <a:noFill/>
                      <a:miter lim="800000"/>
                      <a:headEnd/>
                      <a:tailEnd/>
                    </a:ln>
                  </pic:spPr>
                </pic:pic>
              </a:graphicData>
            </a:graphic>
          </wp:inline>
        </w:drawing>
      </w:r>
    </w:p>
    <w:p w:rsidR="00373A90" w:rsidRDefault="00373A90" w:rsidP="00EF0FF8">
      <w:pPr>
        <w:ind w:left="360"/>
        <w:rPr>
          <w:sz w:val="24"/>
          <w:szCs w:val="24"/>
        </w:rPr>
      </w:pPr>
      <w:r>
        <w:rPr>
          <w:sz w:val="24"/>
          <w:szCs w:val="24"/>
        </w:rPr>
        <w:t xml:space="preserve">The logic behind this equation is that a clan </w:t>
      </w:r>
      <w:r w:rsidR="00A3224E">
        <w:rPr>
          <w:noProof/>
        </w:rPr>
        <w:drawing>
          <wp:inline distT="0" distB="0" distL="0" distR="0">
            <wp:extent cx="114300" cy="18097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Pr>
          <w:sz w:val="24"/>
          <w:szCs w:val="24"/>
        </w:rPr>
        <w:t xml:space="preserve"> in a state of crisis </w:t>
      </w:r>
      <w:r w:rsidRPr="00D600A8">
        <w:rPr>
          <w:sz w:val="24"/>
          <w:szCs w:val="24"/>
        </w:rPr>
        <w:t>(with a high</w:t>
      </w:r>
      <w:r w:rsidR="00443A86" w:rsidRPr="00D600A8">
        <w:rPr>
          <w:sz w:val="24"/>
          <w:szCs w:val="24"/>
        </w:rPr>
        <w:fldChar w:fldCharType="begin"/>
      </w:r>
      <w:r w:rsidRPr="00D600A8">
        <w:rPr>
          <w:sz w:val="24"/>
          <w:szCs w:val="24"/>
        </w:rPr>
        <w:instrText xml:space="preserve"> QUOTE </w:instrText>
      </w:r>
      <w:r w:rsidR="00A3224E">
        <w:rPr>
          <w:noProof/>
        </w:rPr>
        <w:drawing>
          <wp:inline distT="0" distB="0" distL="0" distR="0">
            <wp:extent cx="190500" cy="1428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Pr="00D600A8">
        <w:rPr>
          <w:sz w:val="24"/>
          <w:szCs w:val="24"/>
        </w:rPr>
        <w:instrText xml:space="preserve"> </w:instrText>
      </w:r>
      <w:r w:rsidR="00443A86" w:rsidRPr="00D600A8">
        <w:rPr>
          <w:sz w:val="24"/>
          <w:szCs w:val="24"/>
        </w:rPr>
        <w:fldChar w:fldCharType="separate"/>
      </w:r>
      <w:r w:rsidR="00A3224E">
        <w:rPr>
          <w:noProof/>
        </w:rPr>
        <w:drawing>
          <wp:inline distT="0" distB="0" distL="0" distR="0">
            <wp:extent cx="190500" cy="1428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00443A86" w:rsidRPr="00D600A8">
        <w:rPr>
          <w:sz w:val="24"/>
          <w:szCs w:val="24"/>
        </w:rPr>
        <w:fldChar w:fldCharType="end"/>
      </w:r>
      <w:r w:rsidRPr="00D600A8">
        <w:rPr>
          <w:sz w:val="24"/>
          <w:szCs w:val="24"/>
        </w:rPr>
        <w:t>)</w:t>
      </w:r>
      <w:r>
        <w:rPr>
          <w:sz w:val="24"/>
          <w:szCs w:val="24"/>
        </w:rPr>
        <w:t xml:space="preserve"> is more likely to attack its enemies</w:t>
      </w:r>
      <w:r>
        <w:t xml:space="preserve"> and less likely to attack its friends. This puts in danger, and therefore increases the tempter of, the enemies of the clan </w:t>
      </w:r>
      <w:r>
        <w:rPr>
          <w:sz w:val="24"/>
          <w:szCs w:val="24"/>
        </w:rPr>
        <w:t xml:space="preserve">(negative </w:t>
      </w:r>
      <w:r w:rsidR="00A3224E">
        <w:rPr>
          <w:noProof/>
        </w:rPr>
        <w:drawing>
          <wp:inline distT="0" distB="0" distL="0" distR="0">
            <wp:extent cx="200025" cy="16192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t xml:space="preserve">) as well as decrease the temper of the friends of the clan </w:t>
      </w:r>
      <w:r>
        <w:rPr>
          <w:sz w:val="24"/>
          <w:szCs w:val="24"/>
        </w:rPr>
        <w:t xml:space="preserve">(positive </w:t>
      </w:r>
      <w:r w:rsidR="00A3224E">
        <w:rPr>
          <w:noProof/>
        </w:rPr>
        <w:drawing>
          <wp:inline distT="0" distB="0" distL="0" distR="0">
            <wp:extent cx="200025" cy="16192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t xml:space="preserve">) because they are not only less likely to be attacked but they can also rely on </w:t>
      </w:r>
      <w:r>
        <w:rPr>
          <w:sz w:val="24"/>
          <w:szCs w:val="24"/>
        </w:rPr>
        <w:t xml:space="preserve">clan </w:t>
      </w:r>
      <w:r w:rsidR="00A3224E">
        <w:rPr>
          <w:noProof/>
        </w:rPr>
        <w:drawing>
          <wp:inline distT="0" distB="0" distL="0" distR="0">
            <wp:extent cx="114300" cy="18097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t xml:space="preserve"> to battle with its enemies.</w:t>
      </w:r>
    </w:p>
    <w:p w:rsidR="00373A90" w:rsidRDefault="00373A90" w:rsidP="009B6F47">
      <w:pPr>
        <w:ind w:left="360"/>
        <w:rPr>
          <w:sz w:val="24"/>
          <w:szCs w:val="24"/>
        </w:rPr>
      </w:pPr>
      <w:r>
        <w:rPr>
          <w:sz w:val="24"/>
          <w:szCs w:val="24"/>
        </w:rPr>
        <w:lastRenderedPageBreak/>
        <w:t xml:space="preserve">Equation (1) is an adapted version of the original Richardson equation presented in section 4.1, in our version the governing parameters of the equation are regrouped in one variable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200025" cy="1619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200025" cy="16192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that can adopt both positive and negative values.</w:t>
      </w:r>
    </w:p>
    <w:p w:rsidR="00373A90" w:rsidRDefault="00373A90" w:rsidP="009B6F47">
      <w:pPr>
        <w:ind w:left="360"/>
        <w:rPr>
          <w:sz w:val="24"/>
          <w:szCs w:val="24"/>
        </w:rPr>
      </w:pPr>
    </w:p>
    <w:p w:rsidR="00373A90" w:rsidRDefault="00373A90" w:rsidP="0062624A">
      <w:pPr>
        <w:ind w:left="360"/>
        <w:jc w:val="center"/>
        <w:rPr>
          <w:sz w:val="24"/>
          <w:szCs w:val="24"/>
        </w:rPr>
      </w:pPr>
      <w:r>
        <w:rPr>
          <w:sz w:val="24"/>
          <w:szCs w:val="24"/>
        </w:rPr>
        <w:t xml:space="preserve">(2)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228725" cy="3048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228725" cy="30480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00443A86" w:rsidRPr="00FE1AC5">
        <w:rPr>
          <w:sz w:val="24"/>
          <w:szCs w:val="24"/>
        </w:rPr>
        <w:fldChar w:fldCharType="end"/>
      </w:r>
    </w:p>
    <w:p w:rsidR="00373A90" w:rsidRDefault="00373A90" w:rsidP="009B6F47">
      <w:pPr>
        <w:ind w:left="36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373A90" w:rsidRDefault="00373A90" w:rsidP="009B6F47">
      <w:pPr>
        <w:ind w:left="360"/>
        <w:rPr>
          <w:sz w:val="24"/>
          <w:szCs w:val="24"/>
        </w:rPr>
      </w:pPr>
    </w:p>
    <w:p w:rsidR="00373A90" w:rsidRPr="006D7F6E" w:rsidRDefault="00373A90" w:rsidP="006D7F6E">
      <w:pPr>
        <w:ind w:left="720"/>
        <w:jc w:val="center"/>
        <w:rPr>
          <w:sz w:val="24"/>
          <w:szCs w:val="24"/>
        </w:rPr>
      </w:pPr>
      <w:r>
        <w:rPr>
          <w:sz w:val="24"/>
          <w:szCs w:val="24"/>
        </w:rPr>
        <w:t xml:space="preserve">(3)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638300" cy="43815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638300" cy="4381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00443A86" w:rsidRPr="00FE1AC5">
        <w:rPr>
          <w:sz w:val="24"/>
          <w:szCs w:val="24"/>
        </w:rPr>
        <w:fldChar w:fldCharType="end"/>
      </w:r>
    </w:p>
    <w:p w:rsidR="00373A90" w:rsidRDefault="00373A90" w:rsidP="0071599D">
      <w:pPr>
        <w:ind w:left="360"/>
        <w:rPr>
          <w:sz w:val="24"/>
          <w:szCs w:val="24"/>
        </w:rPr>
      </w:pPr>
      <w:r>
        <w:rPr>
          <w:sz w:val="24"/>
          <w:szCs w:val="24"/>
        </w:rPr>
        <w:t xml:space="preserve">Equation (3) defines the updating of stances in the occurrence of events. Whenever an event occurs, the stance between the initiator and the receiver of the event is adjusted according to the defined impact of the type of the event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80975" cy="14287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and the relevance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809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 appeared to be fairly intuitive and simple to manage. Note that the update of the stance can drive relations, once updated through equation (2), to adopt out of bounds values. When that is the case the stance is updated to the closest value that keeps the relation in</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819150" cy="18097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8191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819150" cy="1809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8191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In the game semantics this translates as: “A clan can only hate or love another clan so much”.</w:t>
      </w:r>
    </w:p>
    <w:p w:rsidR="00373A90" w:rsidRDefault="00373A90" w:rsidP="0071599D">
      <w:pPr>
        <w:ind w:left="360"/>
        <w:rPr>
          <w:sz w:val="24"/>
          <w:szCs w:val="24"/>
        </w:rPr>
      </w:pPr>
    </w:p>
    <w:p w:rsidR="00373A90" w:rsidRPr="00A92EBF" w:rsidRDefault="00373A90" w:rsidP="0071599D">
      <w:pPr>
        <w:ind w:left="360"/>
        <w:rPr>
          <w:b/>
          <w:sz w:val="24"/>
          <w:szCs w:val="24"/>
        </w:rPr>
      </w:pPr>
      <w:r w:rsidRPr="00A92EBF">
        <w:rPr>
          <w:b/>
          <w:sz w:val="24"/>
          <w:szCs w:val="24"/>
        </w:rPr>
        <w:t>4.3.4.  Satisfying the model requirements</w:t>
      </w:r>
    </w:p>
    <w:p w:rsidR="00373A90" w:rsidRDefault="00373A90" w:rsidP="0071599D">
      <w:pPr>
        <w:ind w:left="36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373A90" w:rsidRPr="00F963F6" w:rsidRDefault="00373A90" w:rsidP="00F963F6">
      <w:pPr>
        <w:pStyle w:val="ListParagraph"/>
        <w:numPr>
          <w:ilvl w:val="0"/>
          <w:numId w:val="6"/>
        </w:numPr>
        <w:rPr>
          <w:sz w:val="24"/>
          <w:szCs w:val="24"/>
        </w:rPr>
      </w:pPr>
      <w:r>
        <w:rPr>
          <w:sz w:val="24"/>
          <w:szCs w:val="24"/>
        </w:rPr>
        <w:t xml:space="preserve">Take into account the discrete game events that are relevant and impact the model variables according to both the type of these events and their magnitude: </w:t>
      </w:r>
      <w:r>
        <w:rPr>
          <w:sz w:val="24"/>
          <w:szCs w:val="24"/>
        </w:rPr>
        <w:br/>
      </w:r>
      <w:r>
        <w:rPr>
          <w:sz w:val="24"/>
          <w:szCs w:val="24"/>
        </w:rPr>
        <w:lastRenderedPageBreak/>
        <w:t xml:space="preserve">The game events that we defined as relevant impact the model variables through the update of the stances as described in equation (3) and are then propagated to the relations and tempers through equations (2) and (1). The type of the events and their magnitude are represented by the parameters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80975" cy="142875"/>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and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33350" cy="1809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in equation (3) which together define the proper impact the event occurrence has on the game.</w:t>
      </w:r>
    </w:p>
    <w:p w:rsidR="00373A90" w:rsidRDefault="00373A90" w:rsidP="00924D17">
      <w:pPr>
        <w:pStyle w:val="ListParagraph"/>
        <w:numPr>
          <w:ilvl w:val="0"/>
          <w:numId w:val="6"/>
        </w:numPr>
        <w:rPr>
          <w:sz w:val="24"/>
          <w:szCs w:val="24"/>
        </w:rPr>
      </w:pPr>
      <w:r>
        <w:rPr>
          <w:sz w:val="24"/>
          <w:szCs w:val="24"/>
        </w:rPr>
        <w:t>Simulate the continuous evolution of model variables over time:</w:t>
      </w:r>
      <w:r>
        <w:rPr>
          <w:sz w:val="24"/>
          <w:szCs w:val="24"/>
        </w:rPr>
        <w:br/>
        <w:t xml:space="preserve">Equation (1) defines the evolution of tempers over time, which is then reflected on the relation through equation (2). </w:t>
      </w:r>
    </w:p>
    <w:p w:rsidR="00373A90" w:rsidRDefault="00373A90" w:rsidP="00924D17">
      <w:pPr>
        <w:pStyle w:val="ListParagraph"/>
        <w:numPr>
          <w:ilvl w:val="0"/>
          <w:numId w:val="6"/>
        </w:numPr>
        <w:rPr>
          <w:sz w:val="24"/>
          <w:szCs w:val="24"/>
        </w:rPr>
      </w:pPr>
      <w:r>
        <w:rPr>
          <w:sz w:val="24"/>
          <w:szCs w:val="24"/>
        </w:rPr>
        <w:t>Provide a high-level interpretation of the state and dynamics of the game:</w:t>
      </w:r>
      <w:r>
        <w:rPr>
          <w:sz w:val="24"/>
          <w:szCs w:val="24"/>
        </w:rPr>
        <w:br/>
        <w:t xml:space="preserve">The vector </w:t>
      </w:r>
      <w:r w:rsidR="00443A86"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443A86" w:rsidRPr="00FE1AC5">
        <w:rPr>
          <w:sz w:val="24"/>
          <w:szCs w:val="24"/>
        </w:rPr>
        <w:fldChar w:fldCharType="separate"/>
      </w:r>
      <w:r w:rsidR="00A3224E">
        <w:rPr>
          <w:noProof/>
        </w:rPr>
        <w:drawing>
          <wp:inline distT="0" distB="0" distL="0" distR="0">
            <wp:extent cx="152400" cy="1809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443A86"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373A90" w:rsidRDefault="00373A90" w:rsidP="00924D17">
      <w:pPr>
        <w:pStyle w:val="ListParagraph"/>
        <w:numPr>
          <w:ilvl w:val="0"/>
          <w:numId w:val="6"/>
        </w:numPr>
        <w:rPr>
          <w:sz w:val="24"/>
          <w:szCs w:val="24"/>
        </w:rPr>
      </w:pPr>
      <w:r>
        <w:rPr>
          <w:sz w:val="24"/>
          <w:szCs w:val="24"/>
        </w:rPr>
        <w:t xml:space="preserve">Provide a way to exert high-level control over the low-level state and dynamics of the game: </w:t>
      </w:r>
      <w:r>
        <w:rPr>
          <w:sz w:val="24"/>
          <w:szCs w:val="24"/>
        </w:rPr>
        <w:br/>
        <w:t>Because the players’ actions are partly based on the relations they share with other players, control over the low-level state and dynamics of the game can be achieved 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for the use of more subtle mechanics: By modifying the tempers or the events’ properties one can indirectly influence the relations and therefore steer the game towards or away from a particular dynamic.</w:t>
      </w:r>
    </w:p>
    <w:p w:rsidR="00373A90" w:rsidRDefault="00373A90" w:rsidP="0071599D">
      <w:pPr>
        <w:ind w:left="360"/>
        <w:rPr>
          <w:sz w:val="24"/>
          <w:szCs w:val="24"/>
        </w:rPr>
      </w:pPr>
    </w:p>
    <w:p w:rsidR="00373A90" w:rsidRDefault="00373A90" w:rsidP="0071599D">
      <w:pPr>
        <w:ind w:left="360"/>
        <w:rPr>
          <w:b/>
          <w:sz w:val="28"/>
          <w:szCs w:val="28"/>
        </w:rPr>
      </w:pPr>
      <w:r w:rsidRPr="00A93C52">
        <w:rPr>
          <w:b/>
          <w:sz w:val="28"/>
          <w:szCs w:val="28"/>
        </w:rPr>
        <w:t>4.4.</w:t>
      </w:r>
      <w:r w:rsidRPr="00A93C52">
        <w:rPr>
          <w:b/>
          <w:sz w:val="28"/>
          <w:szCs w:val="28"/>
        </w:rPr>
        <w:tab/>
        <w:t xml:space="preserve">Connecting the model </w:t>
      </w:r>
      <w:r>
        <w:rPr>
          <w:b/>
          <w:sz w:val="28"/>
          <w:szCs w:val="28"/>
        </w:rPr>
        <w:t>and</w:t>
      </w:r>
      <w:r w:rsidRPr="00A93C52">
        <w:rPr>
          <w:b/>
          <w:sz w:val="28"/>
          <w:szCs w:val="28"/>
        </w:rPr>
        <w:t xml:space="preserve"> the game</w:t>
      </w:r>
      <w:r>
        <w:rPr>
          <w:b/>
          <w:sz w:val="28"/>
          <w:szCs w:val="28"/>
        </w:rPr>
        <w:t xml:space="preserve"> structure together</w:t>
      </w:r>
    </w:p>
    <w:p w:rsidR="00373A90" w:rsidRDefault="00373A90" w:rsidP="0071599D">
      <w:pPr>
        <w:ind w:left="360"/>
        <w:rPr>
          <w:sz w:val="24"/>
          <w:szCs w:val="24"/>
        </w:rPr>
      </w:pPr>
      <w:r>
        <w:rPr>
          <w:sz w:val="24"/>
          <w:szCs w:val="24"/>
        </w:rPr>
        <w:t>To enable the game structure to harness the power of our model we need to establish a connection between the two of them. In this section we present our implementation of this connection. We first detail how we connected the low-level mechanics to the model through game event, and then describe how the model data impacts NPCs game decisions.</w:t>
      </w:r>
    </w:p>
    <w:p w:rsidR="00373A90" w:rsidRDefault="00373A90" w:rsidP="0071599D">
      <w:pPr>
        <w:ind w:left="360"/>
        <w:rPr>
          <w:sz w:val="24"/>
          <w:szCs w:val="24"/>
        </w:rPr>
      </w:pPr>
    </w:p>
    <w:p w:rsidR="00373A90" w:rsidRPr="008B2339" w:rsidRDefault="00373A90" w:rsidP="0071599D">
      <w:pPr>
        <w:ind w:left="360"/>
        <w:rPr>
          <w:b/>
          <w:sz w:val="24"/>
          <w:szCs w:val="24"/>
        </w:rPr>
      </w:pPr>
      <w:r w:rsidRPr="008B2339">
        <w:rPr>
          <w:b/>
          <w:sz w:val="24"/>
          <w:szCs w:val="24"/>
        </w:rPr>
        <w:t>4.4.1.</w:t>
      </w:r>
      <w:r w:rsidRPr="008B2339">
        <w:rPr>
          <w:b/>
          <w:sz w:val="24"/>
          <w:szCs w:val="24"/>
        </w:rPr>
        <w:tab/>
      </w:r>
      <w:r>
        <w:rPr>
          <w:b/>
          <w:sz w:val="24"/>
          <w:szCs w:val="24"/>
        </w:rPr>
        <w:t>Game e</w:t>
      </w:r>
      <w:r w:rsidRPr="008B2339">
        <w:rPr>
          <w:b/>
          <w:sz w:val="24"/>
          <w:szCs w:val="24"/>
        </w:rPr>
        <w:t>vent</w:t>
      </w:r>
      <w:r>
        <w:rPr>
          <w:b/>
          <w:sz w:val="24"/>
          <w:szCs w:val="24"/>
        </w:rPr>
        <w:t>s</w:t>
      </w:r>
    </w:p>
    <w:p w:rsidR="00373A90" w:rsidRDefault="00373A90" w:rsidP="0071599D">
      <w:pPr>
        <w:ind w:left="360"/>
        <w:rPr>
          <w:sz w:val="24"/>
          <w:szCs w:val="24"/>
        </w:rPr>
      </w:pPr>
      <w:r>
        <w:rPr>
          <w:sz w:val="24"/>
          <w:szCs w:val="24"/>
        </w:rPr>
        <w:lastRenderedPageBreak/>
        <w:t xml:space="preserve">Simple events follow the basic rules defined by equation (3) as described in section 4.3.3. In the ClanWars game the </w:t>
      </w:r>
      <w:r w:rsidRPr="00CE745A">
        <w:rPr>
          <w:i/>
          <w:sz w:val="24"/>
          <w:szCs w:val="24"/>
        </w:rPr>
        <w:t>Attack</w:t>
      </w:r>
      <w:r>
        <w:rPr>
          <w:sz w:val="24"/>
          <w:szCs w:val="24"/>
        </w:rPr>
        <w:t xml:space="preserve"> event is fired when a clan, the event initiator, attacks another clan, the event receiver. The impact of this event on the stance of the receiver towards the initiator is determined by the predefined impact of the attack event type and the relevance of the event which in our implementation is the portion of the receivers’ total units killed by the initiator. This implementation is a good example of how the model can bring together design-time elements such as the event type impact and run-time data such as the fraction of the clan killed.</w:t>
      </w:r>
    </w:p>
    <w:p w:rsidR="00373A90" w:rsidRDefault="00373A90" w:rsidP="0071599D">
      <w:pPr>
        <w:ind w:left="360"/>
        <w:rPr>
          <w:sz w:val="24"/>
          <w:szCs w:val="24"/>
        </w:rPr>
      </w:pPr>
      <w:r>
        <w:rPr>
          <w:sz w:val="24"/>
          <w:szCs w:val="24"/>
        </w:rPr>
        <w:t xml:space="preserve">This simple mechanism can also be used to design cascading events which are naturally useful in emergent games. The event </w:t>
      </w:r>
      <w:r w:rsidRPr="00D84375">
        <w:rPr>
          <w:i/>
          <w:sz w:val="24"/>
          <w:szCs w:val="24"/>
        </w:rPr>
        <w:t>ThirdPartyAttack</w:t>
      </w:r>
      <w:r>
        <w:rPr>
          <w:sz w:val="24"/>
          <w:szCs w:val="24"/>
        </w:rPr>
        <w:t xml:space="preserve"> in the game represents the attack of a third party as perceived by a clan that is neither the attacker nor the attacked. With three clans A, B, and C, then if clan A attacks clan B a third party attack event will be fired from A to C. This is implemented by defining the </w:t>
      </w:r>
      <w:r w:rsidRPr="00744319">
        <w:rPr>
          <w:i/>
          <w:sz w:val="24"/>
          <w:szCs w:val="24"/>
        </w:rPr>
        <w:t>Attack</w:t>
      </w:r>
      <w:r>
        <w:rPr>
          <w:sz w:val="24"/>
          <w:szCs w:val="24"/>
        </w:rPr>
        <w:t xml:space="preserve"> event previously described as the starting point of the </w:t>
      </w:r>
      <w:r w:rsidRPr="00D84375">
        <w:rPr>
          <w:i/>
          <w:sz w:val="24"/>
          <w:szCs w:val="24"/>
        </w:rPr>
        <w:t>ThirdPartyAttack</w:t>
      </w:r>
      <w:r>
        <w:rPr>
          <w:sz w:val="24"/>
          <w:szCs w:val="24"/>
        </w:rPr>
        <w:t xml:space="preserve"> events, this way, whenever an </w:t>
      </w:r>
      <w:r w:rsidRPr="00744319">
        <w:rPr>
          <w:i/>
          <w:sz w:val="24"/>
          <w:szCs w:val="24"/>
        </w:rPr>
        <w:t>Attack</w:t>
      </w:r>
      <w:r>
        <w:rPr>
          <w:sz w:val="24"/>
          <w:szCs w:val="24"/>
        </w:rPr>
        <w:t xml:space="preserve"> event is fired the corresponding </w:t>
      </w:r>
      <w:r w:rsidRPr="00D84375">
        <w:rPr>
          <w:i/>
          <w:sz w:val="24"/>
          <w:szCs w:val="24"/>
        </w:rPr>
        <w:t>ThirdPartyAttack</w:t>
      </w:r>
      <w:r>
        <w:rPr>
          <w:sz w:val="24"/>
          <w:szCs w:val="24"/>
        </w:rPr>
        <w:t xml:space="preserve"> events are automatically fired as well. For the </w:t>
      </w:r>
      <w:r w:rsidRPr="00D84375">
        <w:rPr>
          <w:i/>
          <w:sz w:val="24"/>
          <w:szCs w:val="24"/>
        </w:rPr>
        <w:t>ThirdPartyAttack</w:t>
      </w:r>
      <w:r>
        <w:rPr>
          <w:sz w:val="24"/>
          <w:szCs w:val="24"/>
        </w:rPr>
        <w:t xml:space="preserve"> events to have a proper impact we defined the relation between the attacked clan and each the receivers of the events as the relevance of each event. By doing this we build on the basic semantics of the model to enable new gameplay mechanics: When a clan attacks another it provokes a degradation of its relations with the friends of the attacked clan but also an amelioration of its relations with the enemies of the attacked clan.</w:t>
      </w:r>
    </w:p>
    <w:p w:rsidR="00373A90" w:rsidRDefault="00373A90" w:rsidP="0071599D">
      <w:pPr>
        <w:ind w:left="360"/>
        <w:rPr>
          <w:sz w:val="24"/>
          <w:szCs w:val="24"/>
        </w:rPr>
      </w:pPr>
      <w:r>
        <w:rPr>
          <w:sz w:val="24"/>
          <w:szCs w:val="24"/>
        </w:rPr>
        <w:t xml:space="preserve">Finally some events can have an effect that supersedes the basic impact mechanism. This is the case of events that represents changes about the model variables themselves. In the Clan Wars game the </w:t>
      </w:r>
      <w:r w:rsidRPr="009651E1">
        <w:rPr>
          <w:i/>
          <w:sz w:val="24"/>
          <w:szCs w:val="24"/>
        </w:rPr>
        <w:t>AcceptAllianceOffer</w:t>
      </w:r>
      <w:r>
        <w:rPr>
          <w:sz w:val="24"/>
          <w:szCs w:val="24"/>
        </w:rPr>
        <w:t xml:space="preserve"> event represents the establishment of an alliance as a mutual agreement between two clans; this implicitly requires the relation variables of these two clans to be updated to match their expected behavior as allied clans. To fulfill this requirement the stances between the clans are increased to an adequate level and the corresponding relation updated.</w:t>
      </w:r>
    </w:p>
    <w:p w:rsidR="00373A90" w:rsidRDefault="00373A90" w:rsidP="0071599D">
      <w:pPr>
        <w:ind w:left="360"/>
        <w:rPr>
          <w:sz w:val="24"/>
          <w:szCs w:val="24"/>
        </w:rPr>
      </w:pPr>
    </w:p>
    <w:p w:rsidR="00373A90" w:rsidRPr="008B2339" w:rsidRDefault="00373A90" w:rsidP="0071599D">
      <w:pPr>
        <w:ind w:left="360"/>
        <w:rPr>
          <w:b/>
          <w:sz w:val="24"/>
          <w:szCs w:val="24"/>
        </w:rPr>
      </w:pPr>
      <w:r w:rsidRPr="008B2339">
        <w:rPr>
          <w:b/>
          <w:sz w:val="24"/>
          <w:szCs w:val="24"/>
        </w:rPr>
        <w:t>4.4.2.</w:t>
      </w:r>
      <w:r w:rsidRPr="008B2339">
        <w:rPr>
          <w:b/>
          <w:sz w:val="24"/>
          <w:szCs w:val="24"/>
        </w:rPr>
        <w:tab/>
      </w:r>
      <w:r>
        <w:rPr>
          <w:b/>
          <w:sz w:val="24"/>
          <w:szCs w:val="24"/>
        </w:rPr>
        <w:t>NPCs decisions</w:t>
      </w:r>
    </w:p>
    <w:p w:rsidR="00373A90" w:rsidRDefault="00373A90" w:rsidP="0071599D">
      <w:pPr>
        <w:ind w:left="360"/>
        <w:rPr>
          <w:sz w:val="24"/>
          <w:szCs w:val="24"/>
        </w:rPr>
      </w:pPr>
      <w:r>
        <w:rPr>
          <w:sz w:val="24"/>
          <w:szCs w:val="24"/>
        </w:rPr>
        <w:t>To enable a feedback mechanism through the model as depicted in figure 1 of section 4.1, we connected the AIs decision making system to the model variables. This gives the AIs the capability of acting according to both general rules and the model which itself can be easily influenced by the designed storyline.</w:t>
      </w:r>
    </w:p>
    <w:p w:rsidR="00373A90" w:rsidRDefault="00373A90" w:rsidP="0071599D">
      <w:pPr>
        <w:ind w:left="360"/>
        <w:rPr>
          <w:sz w:val="24"/>
          <w:szCs w:val="24"/>
        </w:rPr>
      </w:pPr>
      <w:r>
        <w:rPr>
          <w:sz w:val="24"/>
          <w:szCs w:val="24"/>
        </w:rPr>
        <w:lastRenderedPageBreak/>
        <w:t>We have used this balanced approach in the AIs decision making system because AIs’ behaviors are the primary feedback channel to the player in Clan Wars. AI-controlled clans choose which clans to ally with and which groups to attack using relations variables and general “reductionist” rules based purely strategic considerations such as the power of the other clans and the disposition of the resources on the terrain. The importance give to either type of information can be adjusted at runtime to allow the storyline components of the game to tighten or loosen their grip on the game behavior on specific points.</w:t>
      </w:r>
    </w:p>
    <w:p w:rsidR="00373A90" w:rsidRDefault="00373A90">
      <w:pPr>
        <w:spacing w:after="0" w:line="240" w:lineRule="auto"/>
        <w:rPr>
          <w:b/>
          <w:bCs/>
          <w:sz w:val="32"/>
          <w:szCs w:val="32"/>
        </w:rPr>
      </w:pPr>
    </w:p>
    <w:p w:rsidR="00373A90" w:rsidRDefault="00373A90">
      <w:pPr>
        <w:spacing w:after="0" w:line="240" w:lineRule="auto"/>
        <w:rPr>
          <w:b/>
          <w:bCs/>
          <w:sz w:val="32"/>
          <w:szCs w:val="32"/>
        </w:rPr>
      </w:pPr>
    </w:p>
    <w:p w:rsidR="00373A90" w:rsidRDefault="00373A90" w:rsidP="00704D6C">
      <w:pPr>
        <w:pStyle w:val="ListParagraph"/>
        <w:numPr>
          <w:ilvl w:val="0"/>
          <w:numId w:val="15"/>
        </w:numPr>
        <w:rPr>
          <w:b/>
          <w:bCs/>
          <w:sz w:val="32"/>
          <w:szCs w:val="32"/>
        </w:rPr>
      </w:pPr>
      <w:r w:rsidRPr="00704D6C">
        <w:rPr>
          <w:b/>
          <w:bCs/>
          <w:sz w:val="32"/>
          <w:szCs w:val="32"/>
        </w:rPr>
        <w:t>Experimentation</w:t>
      </w:r>
    </w:p>
    <w:p w:rsidR="00373A90" w:rsidRDefault="00373A90" w:rsidP="001A5BFE">
      <w:pPr>
        <w:pStyle w:val="ListParagraph"/>
        <w:ind w:left="0"/>
        <w:rPr>
          <w:bCs/>
          <w:sz w:val="24"/>
          <w:szCs w:val="24"/>
        </w:rPr>
      </w:pPr>
      <w:r>
        <w:rPr>
          <w:bCs/>
          <w:sz w:val="24"/>
          <w:szCs w:val="24"/>
        </w:rPr>
        <w:t>In this section we present the results obtained through our experimental framework.</w:t>
      </w:r>
      <w:r>
        <w:rPr>
          <w:bCs/>
          <w:sz w:val="24"/>
          <w:szCs w:val="24"/>
        </w:rPr>
        <w:br/>
      </w:r>
    </w:p>
    <w:p w:rsidR="00373A90" w:rsidRPr="00570072" w:rsidRDefault="00373A90" w:rsidP="00570072">
      <w:pPr>
        <w:pStyle w:val="ListParagraph"/>
        <w:numPr>
          <w:ilvl w:val="1"/>
          <w:numId w:val="17"/>
        </w:numPr>
        <w:rPr>
          <w:b/>
          <w:bCs/>
          <w:sz w:val="32"/>
          <w:szCs w:val="32"/>
        </w:rPr>
      </w:pPr>
      <w:r w:rsidRPr="00570072">
        <w:rPr>
          <w:b/>
          <w:bCs/>
          <w:sz w:val="28"/>
          <w:szCs w:val="28"/>
        </w:rPr>
        <w:t>General experimental framework</w:t>
      </w:r>
    </w:p>
    <w:p w:rsidR="00373A90" w:rsidRDefault="00373A90" w:rsidP="00704D6C">
      <w:pPr>
        <w:rPr>
          <w:sz w:val="24"/>
          <w:szCs w:val="24"/>
        </w:rPr>
      </w:pPr>
      <w:r>
        <w:rPr>
          <w:sz w:val="24"/>
          <w:szCs w:val="24"/>
        </w:rPr>
        <w:t>We list in table 1 the main parameters of our experimental framework.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78"/>
        <w:gridCol w:w="7398"/>
      </w:tblGrid>
      <w:tr w:rsidR="00373A90" w:rsidRPr="00E26A1C" w:rsidTr="00E26A1C">
        <w:trPr>
          <w:trHeight w:val="395"/>
        </w:trPr>
        <w:tc>
          <w:tcPr>
            <w:tcW w:w="2178" w:type="dxa"/>
            <w:shd w:val="clear" w:color="auto" w:fill="A6A6A6"/>
          </w:tcPr>
          <w:p w:rsidR="00373A90" w:rsidRPr="00E26A1C" w:rsidRDefault="00373A90" w:rsidP="00E26A1C">
            <w:pPr>
              <w:jc w:val="center"/>
              <w:rPr>
                <w:b/>
                <w:sz w:val="24"/>
                <w:szCs w:val="24"/>
              </w:rPr>
            </w:pPr>
            <w:r w:rsidRPr="00E26A1C">
              <w:rPr>
                <w:b/>
                <w:sz w:val="24"/>
                <w:szCs w:val="24"/>
              </w:rPr>
              <w:t>Parameters</w:t>
            </w:r>
          </w:p>
        </w:tc>
        <w:tc>
          <w:tcPr>
            <w:tcW w:w="7398" w:type="dxa"/>
            <w:shd w:val="clear" w:color="auto" w:fill="A6A6A6"/>
          </w:tcPr>
          <w:p w:rsidR="00373A90" w:rsidRPr="00E26A1C" w:rsidRDefault="00373A90" w:rsidP="00E26A1C">
            <w:pPr>
              <w:tabs>
                <w:tab w:val="left" w:pos="664"/>
                <w:tab w:val="center" w:pos="3771"/>
              </w:tabs>
              <w:rPr>
                <w:b/>
                <w:sz w:val="24"/>
                <w:szCs w:val="24"/>
              </w:rPr>
            </w:pPr>
            <w:r w:rsidRPr="00E26A1C">
              <w:rPr>
                <w:sz w:val="24"/>
                <w:szCs w:val="24"/>
              </w:rPr>
              <w:tab/>
            </w:r>
            <w:r w:rsidRPr="00E26A1C">
              <w:rPr>
                <w:sz w:val="24"/>
                <w:szCs w:val="24"/>
              </w:rPr>
              <w:tab/>
            </w:r>
            <w:r w:rsidRPr="00E26A1C">
              <w:rPr>
                <w:b/>
                <w:sz w:val="24"/>
                <w:szCs w:val="24"/>
              </w:rPr>
              <w:t>Role</w:t>
            </w:r>
          </w:p>
        </w:tc>
      </w:tr>
      <w:tr w:rsidR="00373A90" w:rsidRPr="00E26A1C" w:rsidTr="00E26A1C">
        <w:tc>
          <w:tcPr>
            <w:tcW w:w="2178" w:type="dxa"/>
          </w:tcPr>
          <w:p w:rsidR="00373A90" w:rsidRPr="00E26A1C" w:rsidRDefault="00373A90" w:rsidP="007F2149">
            <w:pPr>
              <w:rPr>
                <w:sz w:val="24"/>
                <w:szCs w:val="24"/>
              </w:rPr>
            </w:pPr>
            <w:r w:rsidRPr="00E26A1C">
              <w:rPr>
                <w:sz w:val="24"/>
                <w:szCs w:val="24"/>
              </w:rPr>
              <w:t>Number of clans</w:t>
            </w:r>
          </w:p>
        </w:tc>
        <w:tc>
          <w:tcPr>
            <w:tcW w:w="7398" w:type="dxa"/>
          </w:tcPr>
          <w:p w:rsidR="00373A90" w:rsidRPr="00E26A1C" w:rsidRDefault="00373A90" w:rsidP="00704D6C">
            <w:pPr>
              <w:rPr>
                <w:sz w:val="24"/>
                <w:szCs w:val="24"/>
              </w:rPr>
            </w:pPr>
            <w:r w:rsidRPr="00E26A1C">
              <w:rPr>
                <w:sz w:val="24"/>
                <w:szCs w:val="24"/>
              </w:rPr>
              <w:t>The number of clans initially present at the start of the simulation</w:t>
            </w:r>
          </w:p>
        </w:tc>
      </w:tr>
      <w:tr w:rsidR="00373A90" w:rsidRPr="00E26A1C" w:rsidTr="00E26A1C">
        <w:tc>
          <w:tcPr>
            <w:tcW w:w="2178" w:type="dxa"/>
          </w:tcPr>
          <w:p w:rsidR="00373A90" w:rsidRPr="00E26A1C" w:rsidRDefault="00373A90" w:rsidP="00704D6C">
            <w:pPr>
              <w:rPr>
                <w:sz w:val="24"/>
                <w:szCs w:val="24"/>
              </w:rPr>
            </w:pPr>
            <w:r w:rsidRPr="00E26A1C">
              <w:rPr>
                <w:sz w:val="24"/>
                <w:szCs w:val="24"/>
              </w:rPr>
              <w:t>Resources</w:t>
            </w:r>
          </w:p>
        </w:tc>
        <w:tc>
          <w:tcPr>
            <w:tcW w:w="7398" w:type="dxa"/>
          </w:tcPr>
          <w:p w:rsidR="00373A90" w:rsidRPr="00E26A1C" w:rsidRDefault="00373A90" w:rsidP="00704D6C">
            <w:pPr>
              <w:rPr>
                <w:sz w:val="24"/>
                <w:szCs w:val="24"/>
              </w:rPr>
            </w:pPr>
            <w:r w:rsidRPr="00E26A1C">
              <w:rPr>
                <w:sz w:val="24"/>
                <w:szCs w:val="24"/>
              </w:rPr>
              <w:t>The amount of resources available per clan</w:t>
            </w:r>
          </w:p>
        </w:tc>
      </w:tr>
      <w:tr w:rsidR="00373A90" w:rsidRPr="00E26A1C" w:rsidTr="00E26A1C">
        <w:tc>
          <w:tcPr>
            <w:tcW w:w="2178" w:type="dxa"/>
          </w:tcPr>
          <w:p w:rsidR="00373A90" w:rsidRPr="00E26A1C" w:rsidRDefault="00373A90" w:rsidP="009145FD">
            <w:pPr>
              <w:rPr>
                <w:sz w:val="24"/>
                <w:szCs w:val="24"/>
              </w:rPr>
            </w:pPr>
            <w:r w:rsidRPr="00E26A1C">
              <w:rPr>
                <w:sz w:val="24"/>
                <w:szCs w:val="24"/>
              </w:rPr>
              <w:t>Event</w:t>
            </w:r>
            <w:r>
              <w:rPr>
                <w:sz w:val="24"/>
                <w:szCs w:val="24"/>
              </w:rPr>
              <w:t>s</w:t>
            </w:r>
            <w:r w:rsidRPr="00E26A1C">
              <w:rPr>
                <w:sz w:val="24"/>
                <w:szCs w:val="24"/>
              </w:rPr>
              <w:t xml:space="preserve"> impacts</w:t>
            </w:r>
          </w:p>
        </w:tc>
        <w:tc>
          <w:tcPr>
            <w:tcW w:w="7398" w:type="dxa"/>
          </w:tcPr>
          <w:p w:rsidR="00373A90" w:rsidRPr="00E26A1C" w:rsidRDefault="00373A90" w:rsidP="0011787A">
            <w:pPr>
              <w:rPr>
                <w:sz w:val="24"/>
                <w:szCs w:val="24"/>
              </w:rPr>
            </w:pPr>
            <w:r w:rsidRPr="00E26A1C">
              <w:rPr>
                <w:sz w:val="24"/>
                <w:szCs w:val="24"/>
              </w:rPr>
              <w:t xml:space="preserve">The particular impact of </w:t>
            </w:r>
            <w:r>
              <w:rPr>
                <w:sz w:val="24"/>
                <w:szCs w:val="24"/>
              </w:rPr>
              <w:t>each</w:t>
            </w:r>
            <w:r w:rsidRPr="00E26A1C">
              <w:rPr>
                <w:sz w:val="24"/>
                <w:szCs w:val="24"/>
              </w:rPr>
              <w:t xml:space="preserve"> event on the model</w:t>
            </w:r>
          </w:p>
        </w:tc>
      </w:tr>
    </w:tbl>
    <w:p w:rsidR="00373A90" w:rsidRPr="009145FD" w:rsidRDefault="00373A90" w:rsidP="00F36FE5">
      <w:pPr>
        <w:jc w:val="center"/>
        <w:rPr>
          <w:b/>
          <w:sz w:val="24"/>
          <w:szCs w:val="24"/>
        </w:rPr>
      </w:pPr>
      <w:r w:rsidRPr="009145FD">
        <w:rPr>
          <w:b/>
          <w:sz w:val="24"/>
          <w:szCs w:val="24"/>
        </w:rPr>
        <w:t>Table 1.</w:t>
      </w:r>
      <w:r>
        <w:rPr>
          <w:b/>
          <w:sz w:val="24"/>
          <w:szCs w:val="24"/>
        </w:rPr>
        <w:t xml:space="preserve"> The basic parameters of our experimental framework.</w:t>
      </w:r>
    </w:p>
    <w:p w:rsidR="00373A90" w:rsidRDefault="00373A90" w:rsidP="00704D6C">
      <w:pPr>
        <w:rPr>
          <w:sz w:val="24"/>
          <w:szCs w:val="24"/>
        </w:rPr>
      </w:pPr>
      <w:r>
        <w:rPr>
          <w:sz w:val="24"/>
          <w:szCs w:val="24"/>
        </w:rPr>
        <w:t xml:space="preserve">The Clan Wars game as a whole also includes many other parameters, such as the size of the terrain or the </w:t>
      </w:r>
      <w:r w:rsidR="00B040FC">
        <w:rPr>
          <w:sz w:val="24"/>
          <w:szCs w:val="24"/>
        </w:rPr>
        <w:t>initial size of clans</w:t>
      </w:r>
      <w:r>
        <w:rPr>
          <w:sz w:val="24"/>
          <w:szCs w:val="24"/>
        </w:rPr>
        <w:t>. Though they can have an indirect impact on the emergent patterns that may arise from the game we decided to keep these secondary parameters fixed and to focus on the four primary parameters listed in table 1.</w:t>
      </w:r>
    </w:p>
    <w:p w:rsidR="00373A90" w:rsidRDefault="00373A90" w:rsidP="00704D6C">
      <w:pPr>
        <w:rPr>
          <w:sz w:val="24"/>
          <w:szCs w:val="24"/>
        </w:rPr>
      </w:pPr>
      <w:r>
        <w:rPr>
          <w:sz w:val="24"/>
          <w:szCs w:val="24"/>
        </w:rPr>
        <w:t>It is a common methodology when testing a data structure or algorithm to present a statistical analysis of the results based on enough independent runs to ensure that the derived figures are meaningful. While this methodology is the method of choice when assessing performances of any kind, it is not suited to measure the emergent dynamics and high-level interpretation and control we aim to achieve. The results presented in this section are therefore not intended as a benchmark of our model but as practical evidence of what our model in its current implementation can offer in the light of the original design problem: enabling a reunion of the reductionist and constructivist techniques in the engineering of more balanced video games.</w:t>
      </w:r>
    </w:p>
    <w:p w:rsidR="00373A90" w:rsidRDefault="00373A90" w:rsidP="00704D6C">
      <w:pPr>
        <w:rPr>
          <w:sz w:val="24"/>
          <w:szCs w:val="24"/>
        </w:rPr>
      </w:pPr>
    </w:p>
    <w:p w:rsidR="00373A90" w:rsidRPr="00570072" w:rsidRDefault="00373A90" w:rsidP="00570072">
      <w:pPr>
        <w:pStyle w:val="ListParagraph"/>
        <w:numPr>
          <w:ilvl w:val="1"/>
          <w:numId w:val="17"/>
        </w:numPr>
        <w:rPr>
          <w:b/>
          <w:bCs/>
          <w:sz w:val="24"/>
          <w:szCs w:val="24"/>
        </w:rPr>
      </w:pPr>
      <w:r>
        <w:rPr>
          <w:b/>
          <w:bCs/>
          <w:sz w:val="28"/>
          <w:szCs w:val="28"/>
        </w:rPr>
        <w:t>Gameplay emergence and high-level semantics</w:t>
      </w:r>
    </w:p>
    <w:p w:rsidR="00E00422" w:rsidRDefault="00E00422" w:rsidP="00704D6C">
      <w:pPr>
        <w:rPr>
          <w:sz w:val="24"/>
          <w:szCs w:val="24"/>
        </w:rPr>
      </w:pPr>
      <w:r>
        <w:rPr>
          <w:sz w:val="24"/>
          <w:szCs w:val="24"/>
        </w:rPr>
        <w:t xml:space="preserve">In this section we present </w:t>
      </w:r>
      <w:r w:rsidR="00CF1A68">
        <w:rPr>
          <w:sz w:val="24"/>
          <w:szCs w:val="24"/>
        </w:rPr>
        <w:t>three</w:t>
      </w:r>
      <w:r>
        <w:rPr>
          <w:sz w:val="24"/>
          <w:szCs w:val="24"/>
        </w:rPr>
        <w:t xml:space="preserve"> sets of experiments where we examine the impact of each of the parameters presented above on the general behavior of the game.</w:t>
      </w:r>
    </w:p>
    <w:p w:rsidR="00E00422" w:rsidRDefault="00E00422" w:rsidP="00704D6C">
      <w:pPr>
        <w:rPr>
          <w:sz w:val="24"/>
          <w:szCs w:val="24"/>
        </w:rPr>
      </w:pPr>
    </w:p>
    <w:p w:rsidR="00E00422" w:rsidRPr="00E00422" w:rsidRDefault="00E00422" w:rsidP="00704D6C">
      <w:pPr>
        <w:rPr>
          <w:b/>
          <w:sz w:val="24"/>
          <w:szCs w:val="24"/>
        </w:rPr>
      </w:pPr>
      <w:r w:rsidRPr="00E00422">
        <w:rPr>
          <w:b/>
          <w:sz w:val="24"/>
          <w:szCs w:val="24"/>
        </w:rPr>
        <w:t>5.2.1.</w:t>
      </w:r>
      <w:r w:rsidRPr="00E00422">
        <w:rPr>
          <w:b/>
          <w:sz w:val="24"/>
          <w:szCs w:val="24"/>
        </w:rPr>
        <w:tab/>
        <w:t>Varying the number of clans</w:t>
      </w:r>
    </w:p>
    <w:p w:rsidR="00E00422" w:rsidRDefault="00E00422" w:rsidP="00704D6C">
      <w:pPr>
        <w:rPr>
          <w:sz w:val="24"/>
          <w:szCs w:val="24"/>
        </w:rPr>
      </w:pPr>
      <w:r>
        <w:rPr>
          <w:sz w:val="24"/>
          <w:szCs w:val="24"/>
        </w:rPr>
        <w:t xml:space="preserve">We first study the impact that the number of clans initially present at the start of a simulation has on the game behavior. The parameters we use </w:t>
      </w:r>
      <w:r w:rsidR="00AE7306">
        <w:rPr>
          <w:sz w:val="24"/>
          <w:szCs w:val="24"/>
        </w:rPr>
        <w:t xml:space="preserve">to produce the figures 3, 4, 5, 6, 7, and 8 </w:t>
      </w:r>
      <w:r>
        <w:rPr>
          <w:sz w:val="24"/>
          <w:szCs w:val="24"/>
        </w:rPr>
        <w:t xml:space="preserve">are </w:t>
      </w:r>
      <w:r w:rsidR="00AE7306">
        <w:rPr>
          <w:sz w:val="24"/>
          <w:szCs w:val="24"/>
        </w:rPr>
        <w:t>summarized in table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340"/>
        <w:gridCol w:w="2070"/>
        <w:gridCol w:w="2070"/>
      </w:tblGrid>
      <w:tr w:rsidR="00B040FC" w:rsidRPr="00E26A1C" w:rsidTr="00B040FC">
        <w:trPr>
          <w:trHeight w:val="413"/>
        </w:trPr>
        <w:tc>
          <w:tcPr>
            <w:tcW w:w="2268" w:type="dxa"/>
            <w:shd w:val="clear" w:color="auto" w:fill="A6A6A6"/>
          </w:tcPr>
          <w:p w:rsidR="00B040FC" w:rsidRPr="00E26A1C" w:rsidRDefault="00B040FC" w:rsidP="00612803">
            <w:pPr>
              <w:jc w:val="center"/>
              <w:rPr>
                <w:b/>
                <w:sz w:val="24"/>
                <w:szCs w:val="24"/>
              </w:rPr>
            </w:pPr>
            <w:r>
              <w:rPr>
                <w:b/>
                <w:sz w:val="24"/>
                <w:szCs w:val="24"/>
              </w:rPr>
              <w:t>Runs</w:t>
            </w:r>
          </w:p>
        </w:tc>
        <w:tc>
          <w:tcPr>
            <w:tcW w:w="2340" w:type="dxa"/>
            <w:shd w:val="clear" w:color="auto" w:fill="A6A6A6"/>
          </w:tcPr>
          <w:p w:rsidR="00B040FC" w:rsidRPr="00E26A1C" w:rsidRDefault="00B040FC" w:rsidP="00AE7306">
            <w:pPr>
              <w:tabs>
                <w:tab w:val="left" w:pos="664"/>
                <w:tab w:val="center" w:pos="3771"/>
              </w:tabs>
              <w:jc w:val="center"/>
              <w:rPr>
                <w:b/>
                <w:sz w:val="24"/>
                <w:szCs w:val="24"/>
              </w:rPr>
            </w:pPr>
            <w:r>
              <w:rPr>
                <w:b/>
                <w:sz w:val="24"/>
                <w:szCs w:val="24"/>
              </w:rPr>
              <w:t>Number of clans</w:t>
            </w:r>
          </w:p>
        </w:tc>
        <w:tc>
          <w:tcPr>
            <w:tcW w:w="2070" w:type="dxa"/>
            <w:shd w:val="clear" w:color="auto" w:fill="A6A6A6"/>
          </w:tcPr>
          <w:p w:rsidR="00B040FC" w:rsidRPr="00AE7306" w:rsidRDefault="00B040FC" w:rsidP="00AE7306">
            <w:pPr>
              <w:tabs>
                <w:tab w:val="left" w:pos="664"/>
                <w:tab w:val="center" w:pos="3771"/>
              </w:tabs>
              <w:jc w:val="center"/>
              <w:rPr>
                <w:b/>
                <w:sz w:val="24"/>
                <w:szCs w:val="24"/>
              </w:rPr>
            </w:pPr>
            <w:r w:rsidRPr="00AE7306">
              <w:rPr>
                <w:b/>
                <w:sz w:val="24"/>
                <w:szCs w:val="24"/>
              </w:rPr>
              <w:t>Resources</w:t>
            </w:r>
          </w:p>
        </w:tc>
        <w:tc>
          <w:tcPr>
            <w:tcW w:w="2070" w:type="dxa"/>
            <w:shd w:val="clear" w:color="auto" w:fill="A6A6A6"/>
          </w:tcPr>
          <w:p w:rsidR="00B040FC" w:rsidRPr="00AE7306" w:rsidRDefault="00B040FC" w:rsidP="00AE7306">
            <w:pPr>
              <w:tabs>
                <w:tab w:val="left" w:pos="664"/>
                <w:tab w:val="center" w:pos="3771"/>
              </w:tabs>
              <w:jc w:val="center"/>
              <w:rPr>
                <w:b/>
                <w:sz w:val="24"/>
                <w:szCs w:val="24"/>
              </w:rPr>
            </w:pPr>
            <w:r w:rsidRPr="00AE7306">
              <w:rPr>
                <w:b/>
                <w:sz w:val="24"/>
                <w:szCs w:val="24"/>
              </w:rPr>
              <w:t>Event impacts</w:t>
            </w:r>
          </w:p>
        </w:tc>
      </w:tr>
      <w:tr w:rsidR="00B040FC" w:rsidRPr="00E26A1C" w:rsidTr="00B040FC">
        <w:tc>
          <w:tcPr>
            <w:tcW w:w="2268" w:type="dxa"/>
          </w:tcPr>
          <w:p w:rsidR="00B040FC" w:rsidRPr="00E26A1C" w:rsidRDefault="00B040FC" w:rsidP="00612803">
            <w:pPr>
              <w:rPr>
                <w:sz w:val="24"/>
                <w:szCs w:val="24"/>
              </w:rPr>
            </w:pPr>
            <w:r>
              <w:rPr>
                <w:sz w:val="24"/>
                <w:szCs w:val="24"/>
              </w:rPr>
              <w:t>Run A: figures 3 &amp; 4</w:t>
            </w:r>
          </w:p>
        </w:tc>
        <w:tc>
          <w:tcPr>
            <w:tcW w:w="2340" w:type="dxa"/>
          </w:tcPr>
          <w:p w:rsidR="00B040FC" w:rsidRPr="00E26A1C" w:rsidRDefault="00B040FC" w:rsidP="00AE7306">
            <w:pPr>
              <w:jc w:val="center"/>
              <w:rPr>
                <w:sz w:val="24"/>
                <w:szCs w:val="24"/>
              </w:rPr>
            </w:pPr>
            <w:r>
              <w:rPr>
                <w:sz w:val="24"/>
                <w:szCs w:val="24"/>
              </w:rPr>
              <w:t>3</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r w:rsidR="00B040FC" w:rsidRPr="00E26A1C" w:rsidTr="00B040FC">
        <w:tc>
          <w:tcPr>
            <w:tcW w:w="2268" w:type="dxa"/>
          </w:tcPr>
          <w:p w:rsidR="00B040FC" w:rsidRPr="00E26A1C" w:rsidRDefault="00B040FC" w:rsidP="00AE7306">
            <w:pPr>
              <w:rPr>
                <w:sz w:val="24"/>
                <w:szCs w:val="24"/>
              </w:rPr>
            </w:pPr>
            <w:r>
              <w:rPr>
                <w:sz w:val="24"/>
                <w:szCs w:val="24"/>
              </w:rPr>
              <w:t>Run B: figures 5 &amp; 6</w:t>
            </w:r>
          </w:p>
        </w:tc>
        <w:tc>
          <w:tcPr>
            <w:tcW w:w="2340" w:type="dxa"/>
          </w:tcPr>
          <w:p w:rsidR="00B040FC" w:rsidRPr="00E26A1C" w:rsidRDefault="00B040FC" w:rsidP="00AE7306">
            <w:pPr>
              <w:jc w:val="center"/>
              <w:rPr>
                <w:sz w:val="24"/>
                <w:szCs w:val="24"/>
              </w:rPr>
            </w:pPr>
            <w:r>
              <w:rPr>
                <w:sz w:val="24"/>
                <w:szCs w:val="24"/>
              </w:rPr>
              <w:t>5</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r w:rsidR="00B040FC" w:rsidRPr="00E26A1C" w:rsidTr="00B040FC">
        <w:tc>
          <w:tcPr>
            <w:tcW w:w="2268" w:type="dxa"/>
          </w:tcPr>
          <w:p w:rsidR="00B040FC" w:rsidRPr="00E26A1C" w:rsidRDefault="00B040FC" w:rsidP="000E0821">
            <w:pPr>
              <w:rPr>
                <w:sz w:val="24"/>
                <w:szCs w:val="24"/>
              </w:rPr>
            </w:pPr>
            <w:r>
              <w:rPr>
                <w:sz w:val="24"/>
                <w:szCs w:val="24"/>
              </w:rPr>
              <w:t>Run C: figure 7</w:t>
            </w:r>
          </w:p>
        </w:tc>
        <w:tc>
          <w:tcPr>
            <w:tcW w:w="2340" w:type="dxa"/>
          </w:tcPr>
          <w:p w:rsidR="00B040FC" w:rsidRPr="00E26A1C" w:rsidRDefault="00B040FC" w:rsidP="00AE7306">
            <w:pPr>
              <w:jc w:val="center"/>
              <w:rPr>
                <w:sz w:val="24"/>
                <w:szCs w:val="24"/>
              </w:rPr>
            </w:pPr>
            <w:r>
              <w:rPr>
                <w:sz w:val="24"/>
                <w:szCs w:val="24"/>
              </w:rPr>
              <w:t>7</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r w:rsidR="00B040FC" w:rsidRPr="00E26A1C" w:rsidTr="00B040FC">
        <w:tc>
          <w:tcPr>
            <w:tcW w:w="2268" w:type="dxa"/>
          </w:tcPr>
          <w:p w:rsidR="00B040FC" w:rsidRDefault="00B040FC" w:rsidP="000E0821">
            <w:pPr>
              <w:rPr>
                <w:sz w:val="24"/>
                <w:szCs w:val="24"/>
              </w:rPr>
            </w:pPr>
            <w:r>
              <w:rPr>
                <w:sz w:val="24"/>
                <w:szCs w:val="24"/>
              </w:rPr>
              <w:t>Run D: figure 8</w:t>
            </w:r>
          </w:p>
        </w:tc>
        <w:tc>
          <w:tcPr>
            <w:tcW w:w="2340" w:type="dxa"/>
          </w:tcPr>
          <w:p w:rsidR="00B040FC" w:rsidRDefault="00B040FC" w:rsidP="00AE7306">
            <w:pPr>
              <w:jc w:val="center"/>
              <w:rPr>
                <w:sz w:val="24"/>
                <w:szCs w:val="24"/>
              </w:rPr>
            </w:pPr>
            <w:r>
              <w:rPr>
                <w:sz w:val="24"/>
                <w:szCs w:val="24"/>
              </w:rPr>
              <w:t>10</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bl>
    <w:p w:rsidR="00F36FE5" w:rsidRDefault="00AE7306" w:rsidP="00F36FE5">
      <w:pPr>
        <w:jc w:val="center"/>
        <w:rPr>
          <w:b/>
          <w:sz w:val="24"/>
          <w:szCs w:val="24"/>
        </w:rPr>
      </w:pPr>
      <w:r>
        <w:rPr>
          <w:b/>
          <w:sz w:val="24"/>
          <w:szCs w:val="24"/>
        </w:rPr>
        <w:t>Table 2</w:t>
      </w:r>
      <w:r w:rsidRPr="009145FD">
        <w:rPr>
          <w:b/>
          <w:sz w:val="24"/>
          <w:szCs w:val="24"/>
        </w:rPr>
        <w:t>.</w:t>
      </w:r>
      <w:r>
        <w:rPr>
          <w:b/>
          <w:sz w:val="24"/>
          <w:szCs w:val="24"/>
        </w:rPr>
        <w:t xml:space="preserve"> </w:t>
      </w:r>
      <w:r w:rsidR="00F36FE5">
        <w:rPr>
          <w:b/>
          <w:sz w:val="24"/>
          <w:szCs w:val="24"/>
        </w:rPr>
        <w:t>Varying the number of clans</w:t>
      </w:r>
    </w:p>
    <w:p w:rsidR="00270365" w:rsidRDefault="005D67AB" w:rsidP="00270365">
      <w:pPr>
        <w:rPr>
          <w:sz w:val="24"/>
          <w:szCs w:val="24"/>
        </w:rPr>
      </w:pPr>
      <w:r>
        <w:rPr>
          <w:sz w:val="24"/>
          <w:szCs w:val="24"/>
        </w:rPr>
        <w:t>Figure 3 a</w:t>
      </w:r>
      <w:r w:rsidR="00C67F50">
        <w:rPr>
          <w:sz w:val="24"/>
          <w:szCs w:val="24"/>
        </w:rPr>
        <w:t xml:space="preserve">nd 4 represent the </w:t>
      </w:r>
      <w:r w:rsidR="008B4892">
        <w:rPr>
          <w:sz w:val="24"/>
          <w:szCs w:val="24"/>
        </w:rPr>
        <w:t>evolution</w:t>
      </w:r>
      <w:r w:rsidR="00C67F50" w:rsidRPr="00C67F50">
        <w:rPr>
          <w:sz w:val="24"/>
          <w:szCs w:val="24"/>
        </w:rPr>
        <w:t xml:space="preserve"> </w:t>
      </w:r>
      <w:r w:rsidR="00C67F50">
        <w:rPr>
          <w:sz w:val="24"/>
          <w:szCs w:val="24"/>
        </w:rPr>
        <w:t>over time of</w:t>
      </w:r>
      <w:r>
        <w:rPr>
          <w:sz w:val="24"/>
          <w:szCs w:val="24"/>
        </w:rPr>
        <w:t xml:space="preserve"> </w:t>
      </w:r>
      <w:r w:rsidR="00D658C7">
        <w:rPr>
          <w:sz w:val="24"/>
          <w:szCs w:val="24"/>
        </w:rPr>
        <w:t xml:space="preserve">relations </w:t>
      </w:r>
      <w:r>
        <w:rPr>
          <w:sz w:val="24"/>
          <w:szCs w:val="24"/>
        </w:rPr>
        <w:t>and</w:t>
      </w:r>
      <w:r w:rsidR="00D658C7" w:rsidRPr="00D658C7">
        <w:rPr>
          <w:sz w:val="24"/>
          <w:szCs w:val="24"/>
        </w:rPr>
        <w:t xml:space="preserve"> </w:t>
      </w:r>
      <w:r w:rsidR="00D658C7">
        <w:rPr>
          <w:sz w:val="24"/>
          <w:szCs w:val="24"/>
        </w:rPr>
        <w:t>tempers</w:t>
      </w:r>
      <w:r>
        <w:rPr>
          <w:sz w:val="24"/>
          <w:szCs w:val="24"/>
        </w:rPr>
        <w:t xml:space="preserve"> for three clans.</w:t>
      </w:r>
      <w:r w:rsidR="00C67F50">
        <w:rPr>
          <w:sz w:val="24"/>
          <w:szCs w:val="24"/>
        </w:rPr>
        <w:t xml:space="preserve"> </w:t>
      </w:r>
      <w:r w:rsidR="00D658C7">
        <w:rPr>
          <w:sz w:val="24"/>
          <w:szCs w:val="24"/>
        </w:rPr>
        <w:t>We can see how the tempers evolve according to the relations: Clan B shares a positive relation with both clans A and C, its temper therefore slowly decreases over time. Clan A and C on the opposite share a negative stance and escalate towards contention which make their tempers increase until clan A dies at turn 53.</w:t>
      </w:r>
      <w:r w:rsidR="000B2C55">
        <w:rPr>
          <w:sz w:val="24"/>
          <w:szCs w:val="24"/>
        </w:rPr>
        <w:br/>
      </w:r>
      <w:r w:rsidR="00C67F50">
        <w:rPr>
          <w:sz w:val="24"/>
          <w:szCs w:val="24"/>
        </w:rPr>
        <w:t xml:space="preserve">The </w:t>
      </w:r>
      <w:r w:rsidR="008B4892">
        <w:rPr>
          <w:sz w:val="24"/>
          <w:szCs w:val="24"/>
        </w:rPr>
        <w:t xml:space="preserve">variations shown </w:t>
      </w:r>
      <w:r w:rsidR="00C67F50">
        <w:rPr>
          <w:sz w:val="24"/>
          <w:szCs w:val="24"/>
        </w:rPr>
        <w:t xml:space="preserve">in </w:t>
      </w:r>
      <w:r w:rsidR="00D658C7">
        <w:rPr>
          <w:sz w:val="24"/>
          <w:szCs w:val="24"/>
        </w:rPr>
        <w:t xml:space="preserve">the relations graph </w:t>
      </w:r>
      <w:r w:rsidR="008B4892">
        <w:rPr>
          <w:sz w:val="24"/>
          <w:szCs w:val="24"/>
        </w:rPr>
        <w:t>closely mirror what happens in the game</w:t>
      </w:r>
      <w:r w:rsidR="000B2C55">
        <w:rPr>
          <w:sz w:val="24"/>
          <w:szCs w:val="24"/>
        </w:rPr>
        <w:t xml:space="preserve"> and can therefore be interpreted in the game semantics. By examining the log of this particular run we can observe the coupling between the game and the model:</w:t>
      </w:r>
      <w:r w:rsidR="006A340E">
        <w:rPr>
          <w:sz w:val="24"/>
          <w:szCs w:val="24"/>
        </w:rPr>
        <w:br/>
      </w:r>
      <w:r w:rsidR="000B2C55">
        <w:rPr>
          <w:sz w:val="24"/>
          <w:szCs w:val="24"/>
        </w:rPr>
        <w:t xml:space="preserve">In the first turn clan B offers an alliance deal to clan A with a big enough bribe to make A accept. </w:t>
      </w:r>
      <w:r w:rsidR="002512D7">
        <w:rPr>
          <w:sz w:val="24"/>
          <w:szCs w:val="24"/>
        </w:rPr>
        <w:t>Similarly clan</w:t>
      </w:r>
      <w:r w:rsidR="000B2C55">
        <w:rPr>
          <w:sz w:val="24"/>
          <w:szCs w:val="24"/>
        </w:rPr>
        <w:t xml:space="preserve"> C </w:t>
      </w:r>
      <w:r w:rsidR="002512D7">
        <w:rPr>
          <w:sz w:val="24"/>
          <w:szCs w:val="24"/>
        </w:rPr>
        <w:t>chooses to offer an alliance to clan B which, because it is in its interest, accepts the deal. These two alliances are reflected on figure 3 by the two steep increases of the AB and BC relations. During the next dozen of turns each clan expand in the map to colonize the available mining spots. Because the total amount of resources is too low to satisfy three clans some of the clans have no choice but to attack other clans in order to secure new mining spots, this drives clan C to attack clan A twice in a row around turn fifteen. We can see in figure 3 how this dramatically impact</w:t>
      </w:r>
      <w:r w:rsidR="006A340E">
        <w:rPr>
          <w:sz w:val="24"/>
          <w:szCs w:val="24"/>
        </w:rPr>
        <w:t>s</w:t>
      </w:r>
      <w:r w:rsidR="002512D7">
        <w:rPr>
          <w:sz w:val="24"/>
          <w:szCs w:val="24"/>
        </w:rPr>
        <w:t xml:space="preserve"> the AC rel</w:t>
      </w:r>
      <w:r w:rsidR="006A340E">
        <w:rPr>
          <w:sz w:val="24"/>
          <w:szCs w:val="24"/>
        </w:rPr>
        <w:t xml:space="preserve">ation. It also has a smaller impact on the BC relation </w:t>
      </w:r>
      <w:r w:rsidR="006A340E">
        <w:rPr>
          <w:sz w:val="24"/>
          <w:szCs w:val="24"/>
        </w:rPr>
        <w:lastRenderedPageBreak/>
        <w:t>because B is allied to A and B therefore frowns upon C for attacking B. These smaller impacts are directly compensated by bribes from clan C to clan B. It is indeed in clan C’s interest to avoid making clan B an enemy and engage in a two versus one fight. The same patterns of attack are repeated by clan A against clan C, leading to more battles and finally the death of clan A.</w:t>
      </w:r>
      <w:r w:rsidR="000B2C55">
        <w:rPr>
          <w:sz w:val="24"/>
          <w:szCs w:val="24"/>
        </w:rPr>
        <w:br/>
      </w:r>
    </w:p>
    <w:p w:rsidR="00D658C7" w:rsidRPr="00270365" w:rsidRDefault="00D658C7" w:rsidP="00D658C7">
      <w:pPr>
        <w:jc w:val="center"/>
        <w:rPr>
          <w:b/>
          <w:sz w:val="24"/>
          <w:szCs w:val="24"/>
        </w:rPr>
      </w:pPr>
      <w:r w:rsidRPr="00270365">
        <w:rPr>
          <w:noProof/>
          <w:sz w:val="24"/>
          <w:szCs w:val="24"/>
        </w:rPr>
        <w:drawing>
          <wp:inline distT="0" distB="0" distL="0" distR="0">
            <wp:extent cx="5857874" cy="3524250"/>
            <wp:effectExtent l="19050" t="0" r="9526" b="0"/>
            <wp:docPr id="11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sz w:val="24"/>
          <w:szCs w:val="24"/>
        </w:rPr>
        <w:br/>
      </w:r>
      <w:r>
        <w:rPr>
          <w:b/>
          <w:sz w:val="24"/>
          <w:szCs w:val="24"/>
        </w:rPr>
        <w:t xml:space="preserve">Figure 3. Relations </w:t>
      </w:r>
      <w:r w:rsidR="00907ABA">
        <w:rPr>
          <w:b/>
          <w:sz w:val="24"/>
          <w:szCs w:val="24"/>
        </w:rPr>
        <w:t xml:space="preserve">variations </w:t>
      </w:r>
      <w:r>
        <w:rPr>
          <w:b/>
          <w:sz w:val="24"/>
          <w:szCs w:val="24"/>
        </w:rPr>
        <w:t>with three clans.</w:t>
      </w:r>
    </w:p>
    <w:p w:rsidR="005D67AB" w:rsidRPr="00270365" w:rsidRDefault="005D67AB" w:rsidP="00270365">
      <w:pPr>
        <w:rPr>
          <w:sz w:val="24"/>
          <w:szCs w:val="24"/>
        </w:rPr>
      </w:pPr>
    </w:p>
    <w:p w:rsidR="00AE7306" w:rsidRDefault="005D67AB" w:rsidP="00F642D3">
      <w:pPr>
        <w:jc w:val="center"/>
        <w:rPr>
          <w:b/>
          <w:sz w:val="24"/>
          <w:szCs w:val="24"/>
        </w:rPr>
      </w:pPr>
      <w:r w:rsidRPr="005D67AB">
        <w:rPr>
          <w:noProof/>
          <w:sz w:val="24"/>
          <w:szCs w:val="24"/>
        </w:rPr>
        <w:lastRenderedPageBreak/>
        <w:drawing>
          <wp:inline distT="0" distB="0" distL="0" distR="0">
            <wp:extent cx="5838825" cy="3552825"/>
            <wp:effectExtent l="19050" t="0" r="9525" b="0"/>
            <wp:docPr id="11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F642D3">
        <w:rPr>
          <w:sz w:val="24"/>
          <w:szCs w:val="24"/>
        </w:rPr>
        <w:br/>
      </w:r>
      <w:r w:rsidR="00D658C7">
        <w:rPr>
          <w:b/>
          <w:sz w:val="24"/>
          <w:szCs w:val="24"/>
        </w:rPr>
        <w:t>Figure 4</w:t>
      </w:r>
      <w:r w:rsidR="00F642D3">
        <w:rPr>
          <w:b/>
          <w:sz w:val="24"/>
          <w:szCs w:val="24"/>
        </w:rPr>
        <w:t>. Temp</w:t>
      </w:r>
      <w:r w:rsidR="00270365">
        <w:rPr>
          <w:b/>
          <w:sz w:val="24"/>
          <w:szCs w:val="24"/>
        </w:rPr>
        <w:t>ers variations with three clans.</w:t>
      </w:r>
    </w:p>
    <w:p w:rsidR="00BB40DB" w:rsidRDefault="00BB40DB" w:rsidP="006A340E">
      <w:pPr>
        <w:rPr>
          <w:sz w:val="24"/>
          <w:szCs w:val="24"/>
        </w:rPr>
      </w:pPr>
    </w:p>
    <w:p w:rsidR="0060063A" w:rsidRDefault="00612803" w:rsidP="0060063A">
      <w:pPr>
        <w:rPr>
          <w:sz w:val="24"/>
          <w:szCs w:val="24"/>
        </w:rPr>
      </w:pPr>
      <w:r>
        <w:rPr>
          <w:sz w:val="24"/>
          <w:szCs w:val="24"/>
        </w:rPr>
        <w:t>Figures 5 and 6</w:t>
      </w:r>
      <w:r w:rsidR="00BB40DB">
        <w:rPr>
          <w:sz w:val="24"/>
          <w:szCs w:val="24"/>
        </w:rPr>
        <w:t xml:space="preserve"> represent the evolution</w:t>
      </w:r>
      <w:r w:rsidR="00BB40DB" w:rsidRPr="00C67F50">
        <w:rPr>
          <w:sz w:val="24"/>
          <w:szCs w:val="24"/>
        </w:rPr>
        <w:t xml:space="preserve"> </w:t>
      </w:r>
      <w:r w:rsidR="00BB40DB">
        <w:rPr>
          <w:sz w:val="24"/>
          <w:szCs w:val="24"/>
        </w:rPr>
        <w:t>over time of relations and</w:t>
      </w:r>
      <w:r w:rsidR="00BB40DB" w:rsidRPr="00D658C7">
        <w:rPr>
          <w:sz w:val="24"/>
          <w:szCs w:val="24"/>
        </w:rPr>
        <w:t xml:space="preserve"> </w:t>
      </w:r>
      <w:r w:rsidR="00BB40DB">
        <w:rPr>
          <w:sz w:val="24"/>
          <w:szCs w:val="24"/>
        </w:rPr>
        <w:t>tempers for five</w:t>
      </w:r>
      <w:r>
        <w:rPr>
          <w:sz w:val="24"/>
          <w:szCs w:val="24"/>
        </w:rPr>
        <w:t xml:space="preserve"> clans; figure 7 and 8 represent the evolution of the tempers with seven and ten </w:t>
      </w:r>
      <w:r w:rsidR="0060063A">
        <w:rPr>
          <w:sz w:val="24"/>
          <w:szCs w:val="24"/>
        </w:rPr>
        <w:t>clans;</w:t>
      </w:r>
      <w:r>
        <w:rPr>
          <w:sz w:val="24"/>
          <w:szCs w:val="24"/>
        </w:rPr>
        <w:t xml:space="preserve"> we </w:t>
      </w:r>
      <w:r w:rsidR="0060063A">
        <w:rPr>
          <w:sz w:val="24"/>
          <w:szCs w:val="24"/>
        </w:rPr>
        <w:t xml:space="preserve">omitted the </w:t>
      </w:r>
      <w:r>
        <w:rPr>
          <w:sz w:val="24"/>
          <w:szCs w:val="24"/>
        </w:rPr>
        <w:t>graphs representing the relations for these last two runs because they are too complex to be of any use.</w:t>
      </w:r>
    </w:p>
    <w:p w:rsidR="006A340E" w:rsidRPr="006A340E" w:rsidRDefault="0060063A" w:rsidP="0060063A">
      <w:pPr>
        <w:rPr>
          <w:sz w:val="24"/>
          <w:szCs w:val="24"/>
        </w:rPr>
      </w:pPr>
      <w:r>
        <w:rPr>
          <w:sz w:val="24"/>
          <w:szCs w:val="24"/>
        </w:rPr>
        <w:t>As explained in section 5.1 these graphs cannot serve as a scientific proof of our model’s behavior in the sense that they do not represent a meaningful statistical guarantee</w:t>
      </w:r>
      <w:r w:rsidR="00282C49">
        <w:rPr>
          <w:sz w:val="24"/>
          <w:szCs w:val="24"/>
        </w:rPr>
        <w:t xml:space="preserve"> of the model’s behavior; they do however demonstrate what the model can do. From these graphs (Figure 3 to 8) we globally observe an invariance of the small-scale patterns which correspond to the game events and an increase in complexity of the high-level patterns. This last variation is </w:t>
      </w:r>
      <w:r w:rsidR="00ED3F42">
        <w:rPr>
          <w:sz w:val="24"/>
          <w:szCs w:val="24"/>
        </w:rPr>
        <w:t xml:space="preserve">a natural consequence of the model’s ability to support emergence, and, at the game semantics level, corresponds to what one would naturally expect in a real-world scenario: The more agents there is, the more complex the plot </w:t>
      </w:r>
      <w:r w:rsidR="00371A0A">
        <w:rPr>
          <w:sz w:val="24"/>
          <w:szCs w:val="24"/>
        </w:rPr>
        <w:t xml:space="preserve">tend to </w:t>
      </w:r>
      <w:r w:rsidR="00ED3F42">
        <w:rPr>
          <w:sz w:val="24"/>
          <w:szCs w:val="24"/>
        </w:rPr>
        <w:t>be.</w:t>
      </w:r>
      <w:r w:rsidR="009F6890">
        <w:rPr>
          <w:sz w:val="24"/>
          <w:szCs w:val="24"/>
        </w:rPr>
        <w:t xml:space="preserve"> Our model is therefore capable of supporting increasing levels of emergent behavior without </w:t>
      </w:r>
      <w:r w:rsidR="00B73749">
        <w:rPr>
          <w:sz w:val="24"/>
          <w:szCs w:val="24"/>
        </w:rPr>
        <w:t>losing its consistency.</w:t>
      </w:r>
      <w:r w:rsidR="006C4E80">
        <w:rPr>
          <w:sz w:val="24"/>
          <w:szCs w:val="24"/>
        </w:rPr>
        <w:br/>
      </w:r>
    </w:p>
    <w:p w:rsidR="00BB40DB" w:rsidRPr="00270365" w:rsidRDefault="00CC14B9" w:rsidP="00BB40DB">
      <w:pPr>
        <w:jc w:val="center"/>
        <w:rPr>
          <w:b/>
          <w:sz w:val="24"/>
          <w:szCs w:val="24"/>
        </w:rPr>
      </w:pPr>
      <w:r w:rsidRPr="00CC14B9">
        <w:rPr>
          <w:noProof/>
          <w:sz w:val="24"/>
          <w:szCs w:val="24"/>
        </w:rPr>
        <w:lastRenderedPageBreak/>
        <w:drawing>
          <wp:inline distT="0" distB="0" distL="0" distR="0">
            <wp:extent cx="5838825" cy="3476625"/>
            <wp:effectExtent l="19050" t="0" r="9525" b="0"/>
            <wp:docPr id="129"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BB40DB">
        <w:rPr>
          <w:sz w:val="24"/>
          <w:szCs w:val="24"/>
        </w:rPr>
        <w:br/>
      </w:r>
      <w:r w:rsidR="00BB40DB">
        <w:rPr>
          <w:b/>
          <w:sz w:val="24"/>
          <w:szCs w:val="24"/>
        </w:rPr>
        <w:t xml:space="preserve">Figure 5. Relations </w:t>
      </w:r>
      <w:r w:rsidR="00A4258B">
        <w:rPr>
          <w:b/>
          <w:sz w:val="24"/>
          <w:szCs w:val="24"/>
        </w:rPr>
        <w:t xml:space="preserve">variations </w:t>
      </w:r>
      <w:r w:rsidR="00BB40DB">
        <w:rPr>
          <w:b/>
          <w:sz w:val="24"/>
          <w:szCs w:val="24"/>
        </w:rPr>
        <w:t>with five clans.</w:t>
      </w:r>
    </w:p>
    <w:p w:rsidR="00BB40DB" w:rsidRPr="00270365" w:rsidRDefault="00BB40DB" w:rsidP="00BB40DB">
      <w:pPr>
        <w:rPr>
          <w:sz w:val="24"/>
          <w:szCs w:val="24"/>
        </w:rPr>
      </w:pPr>
    </w:p>
    <w:p w:rsidR="00BB40DB" w:rsidRDefault="00A4258B" w:rsidP="00BB40DB">
      <w:pPr>
        <w:jc w:val="center"/>
        <w:rPr>
          <w:b/>
          <w:sz w:val="24"/>
          <w:szCs w:val="24"/>
        </w:rPr>
      </w:pPr>
      <w:r w:rsidRPr="00A4258B">
        <w:rPr>
          <w:noProof/>
          <w:sz w:val="24"/>
          <w:szCs w:val="24"/>
        </w:rPr>
        <w:drawing>
          <wp:inline distT="0" distB="0" distL="0" distR="0">
            <wp:extent cx="5848349" cy="3476626"/>
            <wp:effectExtent l="19050" t="0" r="19051" b="9524"/>
            <wp:docPr id="1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BB40DB">
        <w:rPr>
          <w:sz w:val="24"/>
          <w:szCs w:val="24"/>
        </w:rPr>
        <w:br/>
      </w:r>
      <w:r w:rsidR="00BB40DB">
        <w:rPr>
          <w:b/>
          <w:sz w:val="24"/>
          <w:szCs w:val="24"/>
        </w:rPr>
        <w:t>Figure 6. Tempers variations with five clans.</w:t>
      </w:r>
    </w:p>
    <w:p w:rsidR="00612803" w:rsidRDefault="00BD1446" w:rsidP="00612803">
      <w:pPr>
        <w:jc w:val="center"/>
        <w:rPr>
          <w:b/>
          <w:sz w:val="24"/>
          <w:szCs w:val="24"/>
        </w:rPr>
      </w:pPr>
      <w:r w:rsidRPr="00BD1446">
        <w:rPr>
          <w:noProof/>
          <w:sz w:val="24"/>
          <w:szCs w:val="24"/>
        </w:rPr>
        <w:lastRenderedPageBreak/>
        <w:drawing>
          <wp:inline distT="0" distB="0" distL="0" distR="0">
            <wp:extent cx="5838825" cy="3543300"/>
            <wp:effectExtent l="19050" t="0" r="9525" b="0"/>
            <wp:docPr id="1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612803">
        <w:rPr>
          <w:sz w:val="24"/>
          <w:szCs w:val="24"/>
        </w:rPr>
        <w:br/>
      </w:r>
      <w:r w:rsidR="00612803">
        <w:rPr>
          <w:b/>
          <w:sz w:val="24"/>
          <w:szCs w:val="24"/>
        </w:rPr>
        <w:t>Figure 7. Tempers variations with seven clans.</w:t>
      </w:r>
    </w:p>
    <w:p w:rsidR="00612803" w:rsidRDefault="00BD1446" w:rsidP="00BD1446">
      <w:pPr>
        <w:jc w:val="center"/>
        <w:rPr>
          <w:b/>
          <w:sz w:val="24"/>
          <w:szCs w:val="24"/>
        </w:rPr>
      </w:pPr>
      <w:r w:rsidRPr="00BD1446">
        <w:rPr>
          <w:noProof/>
          <w:sz w:val="24"/>
          <w:szCs w:val="24"/>
        </w:rPr>
        <w:drawing>
          <wp:inline distT="0" distB="0" distL="0" distR="0">
            <wp:extent cx="5924550" cy="3543300"/>
            <wp:effectExtent l="19050" t="0" r="19050" b="0"/>
            <wp:docPr id="128"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b/>
          <w:sz w:val="24"/>
          <w:szCs w:val="24"/>
        </w:rPr>
        <w:br/>
      </w:r>
      <w:r w:rsidR="00612803">
        <w:rPr>
          <w:b/>
          <w:sz w:val="24"/>
          <w:szCs w:val="24"/>
        </w:rPr>
        <w:t>Figure 8. Tempers variations with ten clans.</w:t>
      </w:r>
    </w:p>
    <w:p w:rsidR="00612803" w:rsidRPr="006A340E" w:rsidRDefault="00612803" w:rsidP="006A340E">
      <w:pPr>
        <w:rPr>
          <w:sz w:val="24"/>
          <w:szCs w:val="24"/>
        </w:rPr>
      </w:pPr>
    </w:p>
    <w:p w:rsidR="00E00422" w:rsidRPr="00E00422" w:rsidRDefault="00E00422" w:rsidP="00704D6C">
      <w:pPr>
        <w:rPr>
          <w:b/>
          <w:sz w:val="24"/>
          <w:szCs w:val="24"/>
        </w:rPr>
      </w:pPr>
      <w:r w:rsidRPr="00E00422">
        <w:rPr>
          <w:b/>
          <w:sz w:val="24"/>
          <w:szCs w:val="24"/>
        </w:rPr>
        <w:lastRenderedPageBreak/>
        <w:t>5.2.2.</w:t>
      </w:r>
      <w:r w:rsidRPr="00E00422">
        <w:rPr>
          <w:b/>
          <w:sz w:val="24"/>
          <w:szCs w:val="24"/>
        </w:rPr>
        <w:tab/>
        <w:t>Varying the amount of resources</w:t>
      </w:r>
    </w:p>
    <w:p w:rsidR="00E00422" w:rsidRDefault="00FE5617" w:rsidP="00704D6C">
      <w:pPr>
        <w:rPr>
          <w:sz w:val="24"/>
          <w:szCs w:val="24"/>
        </w:rPr>
      </w:pPr>
      <w:r>
        <w:rPr>
          <w:sz w:val="24"/>
          <w:szCs w:val="24"/>
        </w:rPr>
        <w:t xml:space="preserve">In this section we examine the impact </w:t>
      </w:r>
      <w:r w:rsidR="00A374D8">
        <w:rPr>
          <w:sz w:val="24"/>
          <w:szCs w:val="24"/>
        </w:rPr>
        <w:t>of varying the amount of resources available on the terrain. The parameters we use are presented in table 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1980"/>
        <w:gridCol w:w="2250"/>
        <w:gridCol w:w="2340"/>
      </w:tblGrid>
      <w:tr w:rsidR="00B040FC" w:rsidRPr="00E26A1C" w:rsidTr="00B040FC">
        <w:trPr>
          <w:trHeight w:val="377"/>
        </w:trPr>
        <w:tc>
          <w:tcPr>
            <w:tcW w:w="2448" w:type="dxa"/>
            <w:shd w:val="clear" w:color="auto" w:fill="A6A6A6"/>
          </w:tcPr>
          <w:p w:rsidR="00B040FC" w:rsidRPr="00E26A1C" w:rsidRDefault="00B040FC" w:rsidP="004B6854">
            <w:pPr>
              <w:jc w:val="center"/>
              <w:rPr>
                <w:b/>
                <w:sz w:val="24"/>
                <w:szCs w:val="24"/>
              </w:rPr>
            </w:pPr>
            <w:r>
              <w:rPr>
                <w:b/>
                <w:sz w:val="24"/>
                <w:szCs w:val="24"/>
              </w:rPr>
              <w:t>Runs</w:t>
            </w:r>
          </w:p>
        </w:tc>
        <w:tc>
          <w:tcPr>
            <w:tcW w:w="1980" w:type="dxa"/>
            <w:shd w:val="clear" w:color="auto" w:fill="A6A6A6"/>
          </w:tcPr>
          <w:p w:rsidR="00B040FC" w:rsidRPr="00E26A1C" w:rsidRDefault="00B040FC" w:rsidP="004B6854">
            <w:pPr>
              <w:tabs>
                <w:tab w:val="left" w:pos="664"/>
                <w:tab w:val="center" w:pos="3771"/>
              </w:tabs>
              <w:jc w:val="center"/>
              <w:rPr>
                <w:b/>
                <w:sz w:val="24"/>
                <w:szCs w:val="24"/>
              </w:rPr>
            </w:pPr>
            <w:r>
              <w:rPr>
                <w:b/>
                <w:sz w:val="24"/>
                <w:szCs w:val="24"/>
              </w:rPr>
              <w:t>Number of clans</w:t>
            </w:r>
          </w:p>
        </w:tc>
        <w:tc>
          <w:tcPr>
            <w:tcW w:w="2250" w:type="dxa"/>
            <w:shd w:val="clear" w:color="auto" w:fill="A6A6A6"/>
          </w:tcPr>
          <w:p w:rsidR="00B040FC" w:rsidRPr="00AE7306" w:rsidRDefault="00B040FC" w:rsidP="004B6854">
            <w:pPr>
              <w:tabs>
                <w:tab w:val="left" w:pos="664"/>
                <w:tab w:val="center" w:pos="3771"/>
              </w:tabs>
              <w:jc w:val="center"/>
              <w:rPr>
                <w:b/>
                <w:sz w:val="24"/>
                <w:szCs w:val="24"/>
              </w:rPr>
            </w:pPr>
            <w:r w:rsidRPr="00AE7306">
              <w:rPr>
                <w:b/>
                <w:sz w:val="24"/>
                <w:szCs w:val="24"/>
              </w:rPr>
              <w:t>Resources</w:t>
            </w:r>
          </w:p>
        </w:tc>
        <w:tc>
          <w:tcPr>
            <w:tcW w:w="2340" w:type="dxa"/>
            <w:shd w:val="clear" w:color="auto" w:fill="A6A6A6"/>
          </w:tcPr>
          <w:p w:rsidR="00B040FC" w:rsidRPr="00AE7306" w:rsidRDefault="00B040FC" w:rsidP="004B6854">
            <w:pPr>
              <w:tabs>
                <w:tab w:val="left" w:pos="664"/>
                <w:tab w:val="center" w:pos="3771"/>
              </w:tabs>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A374D8">
            <w:pPr>
              <w:rPr>
                <w:sz w:val="24"/>
                <w:szCs w:val="24"/>
              </w:rPr>
            </w:pPr>
            <w:r>
              <w:rPr>
                <w:sz w:val="24"/>
                <w:szCs w:val="24"/>
              </w:rPr>
              <w:t>Run A: figures 9 &amp; 10</w:t>
            </w:r>
          </w:p>
        </w:tc>
        <w:tc>
          <w:tcPr>
            <w:tcW w:w="1980" w:type="dxa"/>
          </w:tcPr>
          <w:p w:rsidR="00B040FC" w:rsidRPr="00E26A1C" w:rsidRDefault="00B040FC" w:rsidP="004B6854">
            <w:pPr>
              <w:jc w:val="center"/>
              <w:rPr>
                <w:sz w:val="24"/>
                <w:szCs w:val="24"/>
              </w:rPr>
            </w:pPr>
            <w:r>
              <w:rPr>
                <w:sz w:val="24"/>
                <w:szCs w:val="24"/>
              </w:rPr>
              <w:t>5</w:t>
            </w:r>
          </w:p>
        </w:tc>
        <w:tc>
          <w:tcPr>
            <w:tcW w:w="2250" w:type="dxa"/>
          </w:tcPr>
          <w:p w:rsidR="00B040FC" w:rsidRPr="00E26A1C" w:rsidRDefault="00B040FC" w:rsidP="004B6854">
            <w:pPr>
              <w:jc w:val="center"/>
              <w:rPr>
                <w:sz w:val="24"/>
                <w:szCs w:val="24"/>
              </w:rPr>
            </w:pPr>
            <w:r>
              <w:rPr>
                <w:sz w:val="24"/>
                <w:szCs w:val="24"/>
              </w:rPr>
              <w:t>Scarce</w:t>
            </w:r>
          </w:p>
        </w:tc>
        <w:tc>
          <w:tcPr>
            <w:tcW w:w="2340" w:type="dxa"/>
          </w:tcPr>
          <w:p w:rsidR="00B040FC" w:rsidRPr="00E26A1C" w:rsidRDefault="00B040FC" w:rsidP="004B6854">
            <w:pPr>
              <w:jc w:val="center"/>
              <w:rPr>
                <w:sz w:val="24"/>
                <w:szCs w:val="24"/>
              </w:rPr>
            </w:pPr>
            <w:r>
              <w:rPr>
                <w:sz w:val="24"/>
                <w:szCs w:val="24"/>
              </w:rPr>
              <w:t>Normal</w:t>
            </w:r>
          </w:p>
        </w:tc>
      </w:tr>
      <w:tr w:rsidR="00B040FC" w:rsidRPr="00E26A1C" w:rsidTr="00B040FC">
        <w:tc>
          <w:tcPr>
            <w:tcW w:w="2448" w:type="dxa"/>
          </w:tcPr>
          <w:p w:rsidR="00B040FC" w:rsidRPr="00E26A1C" w:rsidRDefault="00B040FC" w:rsidP="00A374D8">
            <w:pPr>
              <w:rPr>
                <w:sz w:val="24"/>
                <w:szCs w:val="24"/>
              </w:rPr>
            </w:pPr>
            <w:r>
              <w:rPr>
                <w:sz w:val="24"/>
                <w:szCs w:val="24"/>
              </w:rPr>
              <w:t>Run B: figures 11 &amp; 12</w:t>
            </w:r>
          </w:p>
        </w:tc>
        <w:tc>
          <w:tcPr>
            <w:tcW w:w="1980" w:type="dxa"/>
          </w:tcPr>
          <w:p w:rsidR="00B040FC" w:rsidRPr="00E26A1C" w:rsidRDefault="00B040FC" w:rsidP="004B6854">
            <w:pPr>
              <w:jc w:val="center"/>
              <w:rPr>
                <w:sz w:val="24"/>
                <w:szCs w:val="24"/>
              </w:rPr>
            </w:pPr>
            <w:r>
              <w:rPr>
                <w:sz w:val="24"/>
                <w:szCs w:val="24"/>
              </w:rPr>
              <w:t>5</w:t>
            </w:r>
          </w:p>
        </w:tc>
        <w:tc>
          <w:tcPr>
            <w:tcW w:w="2250" w:type="dxa"/>
          </w:tcPr>
          <w:p w:rsidR="00B040FC" w:rsidRPr="00E26A1C" w:rsidRDefault="00B040FC" w:rsidP="004B6854">
            <w:pPr>
              <w:jc w:val="center"/>
              <w:rPr>
                <w:sz w:val="24"/>
                <w:szCs w:val="24"/>
              </w:rPr>
            </w:pPr>
            <w:r>
              <w:rPr>
                <w:sz w:val="24"/>
                <w:szCs w:val="24"/>
              </w:rPr>
              <w:t>Normal</w:t>
            </w:r>
          </w:p>
        </w:tc>
        <w:tc>
          <w:tcPr>
            <w:tcW w:w="2340" w:type="dxa"/>
          </w:tcPr>
          <w:p w:rsidR="00B040FC" w:rsidRPr="00E26A1C" w:rsidRDefault="00B040FC" w:rsidP="004B6854">
            <w:pPr>
              <w:jc w:val="center"/>
              <w:rPr>
                <w:sz w:val="24"/>
                <w:szCs w:val="24"/>
              </w:rPr>
            </w:pPr>
            <w:r>
              <w:rPr>
                <w:sz w:val="24"/>
                <w:szCs w:val="24"/>
              </w:rPr>
              <w:t>Normal</w:t>
            </w:r>
          </w:p>
        </w:tc>
      </w:tr>
      <w:tr w:rsidR="00B040FC" w:rsidRPr="00E26A1C" w:rsidTr="00B040FC">
        <w:tc>
          <w:tcPr>
            <w:tcW w:w="2448" w:type="dxa"/>
          </w:tcPr>
          <w:p w:rsidR="00B040FC" w:rsidRPr="00E26A1C" w:rsidRDefault="00B040FC" w:rsidP="00A374D8">
            <w:pPr>
              <w:rPr>
                <w:sz w:val="24"/>
                <w:szCs w:val="24"/>
              </w:rPr>
            </w:pPr>
            <w:r>
              <w:rPr>
                <w:sz w:val="24"/>
                <w:szCs w:val="24"/>
              </w:rPr>
              <w:t>Run C: figures 13 &amp; 14</w:t>
            </w:r>
          </w:p>
        </w:tc>
        <w:tc>
          <w:tcPr>
            <w:tcW w:w="1980" w:type="dxa"/>
          </w:tcPr>
          <w:p w:rsidR="00B040FC" w:rsidRPr="00E26A1C" w:rsidRDefault="00B040FC" w:rsidP="004B6854">
            <w:pPr>
              <w:jc w:val="center"/>
              <w:rPr>
                <w:sz w:val="24"/>
                <w:szCs w:val="24"/>
              </w:rPr>
            </w:pPr>
            <w:r>
              <w:rPr>
                <w:sz w:val="24"/>
                <w:szCs w:val="24"/>
              </w:rPr>
              <w:t>5</w:t>
            </w:r>
          </w:p>
        </w:tc>
        <w:tc>
          <w:tcPr>
            <w:tcW w:w="2250" w:type="dxa"/>
          </w:tcPr>
          <w:p w:rsidR="00B040FC" w:rsidRPr="00E26A1C" w:rsidRDefault="00B040FC" w:rsidP="004B6854">
            <w:pPr>
              <w:jc w:val="center"/>
              <w:rPr>
                <w:sz w:val="24"/>
                <w:szCs w:val="24"/>
              </w:rPr>
            </w:pPr>
            <w:r>
              <w:rPr>
                <w:sz w:val="24"/>
                <w:szCs w:val="24"/>
              </w:rPr>
              <w:t>Abundant</w:t>
            </w:r>
          </w:p>
        </w:tc>
        <w:tc>
          <w:tcPr>
            <w:tcW w:w="2340" w:type="dxa"/>
          </w:tcPr>
          <w:p w:rsidR="00B040FC" w:rsidRPr="00E26A1C" w:rsidRDefault="00B040FC" w:rsidP="004B6854">
            <w:pPr>
              <w:jc w:val="center"/>
              <w:rPr>
                <w:sz w:val="24"/>
                <w:szCs w:val="24"/>
              </w:rPr>
            </w:pPr>
            <w:r>
              <w:rPr>
                <w:sz w:val="24"/>
                <w:szCs w:val="24"/>
              </w:rPr>
              <w:t>Normal</w:t>
            </w:r>
          </w:p>
        </w:tc>
      </w:tr>
    </w:tbl>
    <w:p w:rsidR="00A374D8" w:rsidRDefault="00A374D8" w:rsidP="00A374D8">
      <w:pPr>
        <w:jc w:val="center"/>
        <w:rPr>
          <w:b/>
          <w:sz w:val="24"/>
          <w:szCs w:val="24"/>
        </w:rPr>
      </w:pPr>
      <w:r>
        <w:rPr>
          <w:b/>
          <w:sz w:val="24"/>
          <w:szCs w:val="24"/>
        </w:rPr>
        <w:t>Table 3</w:t>
      </w:r>
      <w:r w:rsidRPr="009145FD">
        <w:rPr>
          <w:b/>
          <w:sz w:val="24"/>
          <w:szCs w:val="24"/>
        </w:rPr>
        <w:t>.</w:t>
      </w:r>
      <w:r>
        <w:rPr>
          <w:b/>
          <w:sz w:val="24"/>
          <w:szCs w:val="24"/>
        </w:rPr>
        <w:t xml:space="preserve"> Varying the amount of resources</w:t>
      </w:r>
    </w:p>
    <w:p w:rsidR="00E00422" w:rsidRDefault="00E00422" w:rsidP="00704D6C">
      <w:pPr>
        <w:rPr>
          <w:sz w:val="24"/>
          <w:szCs w:val="24"/>
        </w:rPr>
      </w:pPr>
    </w:p>
    <w:p w:rsidR="00F02842" w:rsidRPr="00270365" w:rsidRDefault="00F02842" w:rsidP="00F02842">
      <w:pPr>
        <w:jc w:val="center"/>
        <w:rPr>
          <w:b/>
          <w:sz w:val="24"/>
          <w:szCs w:val="24"/>
        </w:rPr>
      </w:pPr>
      <w:r w:rsidRPr="00F02842">
        <w:rPr>
          <w:noProof/>
          <w:sz w:val="24"/>
          <w:szCs w:val="24"/>
        </w:rPr>
        <w:drawing>
          <wp:inline distT="0" distB="0" distL="0" distR="0">
            <wp:extent cx="5886449" cy="3486151"/>
            <wp:effectExtent l="19050" t="0" r="19051" b="0"/>
            <wp:docPr id="1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sz w:val="24"/>
          <w:szCs w:val="24"/>
        </w:rPr>
        <w:br/>
      </w:r>
      <w:r>
        <w:rPr>
          <w:b/>
          <w:sz w:val="24"/>
          <w:szCs w:val="24"/>
        </w:rPr>
        <w:t>Figure 9. Relations variations with scarce resources.</w:t>
      </w:r>
    </w:p>
    <w:p w:rsidR="00F02842" w:rsidRPr="00270365" w:rsidRDefault="00F02842" w:rsidP="00F02842">
      <w:pPr>
        <w:rPr>
          <w:sz w:val="24"/>
          <w:szCs w:val="24"/>
        </w:rPr>
      </w:pPr>
    </w:p>
    <w:p w:rsidR="00F02842" w:rsidRDefault="00F02842" w:rsidP="00F02842">
      <w:pPr>
        <w:jc w:val="center"/>
        <w:rPr>
          <w:b/>
          <w:sz w:val="24"/>
          <w:szCs w:val="24"/>
        </w:rPr>
      </w:pPr>
      <w:r w:rsidRPr="00F02842">
        <w:rPr>
          <w:noProof/>
          <w:sz w:val="24"/>
          <w:szCs w:val="24"/>
        </w:rPr>
        <w:lastRenderedPageBreak/>
        <w:drawing>
          <wp:inline distT="0" distB="0" distL="0" distR="0">
            <wp:extent cx="5886450" cy="3486151"/>
            <wp:effectExtent l="19050" t="0" r="19050" b="0"/>
            <wp:docPr id="1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sz w:val="24"/>
          <w:szCs w:val="24"/>
        </w:rPr>
        <w:br/>
      </w:r>
      <w:r>
        <w:rPr>
          <w:b/>
          <w:sz w:val="24"/>
          <w:szCs w:val="24"/>
        </w:rPr>
        <w:t>Figure 10. Tempers variations with scarce resources.</w:t>
      </w:r>
    </w:p>
    <w:p w:rsidR="00F02842" w:rsidRPr="00270365" w:rsidRDefault="00F02842" w:rsidP="00F02842">
      <w:pPr>
        <w:jc w:val="center"/>
        <w:rPr>
          <w:b/>
          <w:sz w:val="24"/>
          <w:szCs w:val="24"/>
        </w:rPr>
      </w:pPr>
      <w:r w:rsidRPr="00F02842">
        <w:rPr>
          <w:noProof/>
          <w:sz w:val="24"/>
          <w:szCs w:val="24"/>
        </w:rPr>
        <w:drawing>
          <wp:inline distT="0" distB="0" distL="0" distR="0">
            <wp:extent cx="5838825" cy="3476625"/>
            <wp:effectExtent l="19050" t="0" r="9525" b="0"/>
            <wp:docPr id="1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sz w:val="24"/>
          <w:szCs w:val="24"/>
        </w:rPr>
        <w:br/>
      </w:r>
      <w:r>
        <w:rPr>
          <w:b/>
          <w:sz w:val="24"/>
          <w:szCs w:val="24"/>
        </w:rPr>
        <w:t>Figure 11. Relations variations with normal resources.</w:t>
      </w:r>
    </w:p>
    <w:p w:rsidR="00F02842" w:rsidRPr="00270365" w:rsidRDefault="00F02842" w:rsidP="00F02842">
      <w:pPr>
        <w:rPr>
          <w:sz w:val="24"/>
          <w:szCs w:val="24"/>
        </w:rPr>
      </w:pPr>
    </w:p>
    <w:p w:rsidR="00F02842" w:rsidRDefault="00F02842" w:rsidP="00F02842">
      <w:pPr>
        <w:jc w:val="center"/>
        <w:rPr>
          <w:b/>
          <w:sz w:val="24"/>
          <w:szCs w:val="24"/>
        </w:rPr>
      </w:pPr>
      <w:r w:rsidRPr="00F02842">
        <w:rPr>
          <w:noProof/>
          <w:sz w:val="24"/>
          <w:szCs w:val="24"/>
        </w:rPr>
        <w:lastRenderedPageBreak/>
        <w:drawing>
          <wp:inline distT="0" distB="0" distL="0" distR="0">
            <wp:extent cx="5848350" cy="3476625"/>
            <wp:effectExtent l="19050" t="0" r="19050" b="0"/>
            <wp:docPr id="1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sz w:val="24"/>
          <w:szCs w:val="24"/>
        </w:rPr>
        <w:br/>
      </w:r>
      <w:r>
        <w:rPr>
          <w:b/>
          <w:sz w:val="24"/>
          <w:szCs w:val="24"/>
        </w:rPr>
        <w:t>Figure 12. Tempers variations with normal resources.</w:t>
      </w:r>
    </w:p>
    <w:p w:rsidR="00F02842" w:rsidRPr="00270365" w:rsidRDefault="00F02842" w:rsidP="00F02842">
      <w:pPr>
        <w:jc w:val="center"/>
        <w:rPr>
          <w:b/>
          <w:sz w:val="24"/>
          <w:szCs w:val="24"/>
        </w:rPr>
      </w:pPr>
      <w:r w:rsidRPr="00F02842">
        <w:rPr>
          <w:noProof/>
          <w:sz w:val="24"/>
          <w:szCs w:val="24"/>
        </w:rPr>
        <w:drawing>
          <wp:inline distT="0" distB="0" distL="0" distR="0">
            <wp:extent cx="5905500" cy="3486150"/>
            <wp:effectExtent l="19050" t="0" r="19050" b="0"/>
            <wp:docPr id="1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sz w:val="24"/>
          <w:szCs w:val="24"/>
        </w:rPr>
        <w:br/>
      </w:r>
      <w:r>
        <w:rPr>
          <w:b/>
          <w:sz w:val="24"/>
          <w:szCs w:val="24"/>
        </w:rPr>
        <w:t>Figure 13. Relations variations with abundant resources.</w:t>
      </w:r>
    </w:p>
    <w:p w:rsidR="00F02842" w:rsidRPr="00270365" w:rsidRDefault="00F02842" w:rsidP="00F02842">
      <w:pPr>
        <w:rPr>
          <w:sz w:val="24"/>
          <w:szCs w:val="24"/>
        </w:rPr>
      </w:pPr>
    </w:p>
    <w:p w:rsidR="00F02842" w:rsidRDefault="00F02842" w:rsidP="00F02842">
      <w:pPr>
        <w:jc w:val="center"/>
        <w:rPr>
          <w:b/>
          <w:sz w:val="24"/>
          <w:szCs w:val="24"/>
        </w:rPr>
      </w:pPr>
      <w:r w:rsidRPr="00F02842">
        <w:rPr>
          <w:noProof/>
          <w:sz w:val="24"/>
          <w:szCs w:val="24"/>
        </w:rPr>
        <w:lastRenderedPageBreak/>
        <w:drawing>
          <wp:inline distT="0" distB="0" distL="0" distR="0">
            <wp:extent cx="5905500" cy="3486150"/>
            <wp:effectExtent l="19050" t="0" r="19050" b="0"/>
            <wp:docPr id="1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sz w:val="24"/>
          <w:szCs w:val="24"/>
        </w:rPr>
        <w:br/>
      </w:r>
      <w:r>
        <w:rPr>
          <w:b/>
          <w:sz w:val="24"/>
          <w:szCs w:val="24"/>
        </w:rPr>
        <w:t>Figure 14. Tempers variations with abundant resources.</w:t>
      </w:r>
    </w:p>
    <w:p w:rsidR="00E00422" w:rsidRDefault="00623C0A" w:rsidP="00704D6C">
      <w:pPr>
        <w:rPr>
          <w:sz w:val="24"/>
          <w:szCs w:val="24"/>
        </w:rPr>
      </w:pPr>
      <w:r>
        <w:rPr>
          <w:sz w:val="24"/>
          <w:szCs w:val="24"/>
        </w:rPr>
        <w:t xml:space="preserve">By comparing this set of results </w:t>
      </w:r>
      <w:r w:rsidR="008E5369">
        <w:rPr>
          <w:sz w:val="24"/>
          <w:szCs w:val="24"/>
        </w:rPr>
        <w:t xml:space="preserve">(Figures </w:t>
      </w:r>
      <w:r w:rsidR="004A2E2D">
        <w:rPr>
          <w:sz w:val="24"/>
          <w:szCs w:val="24"/>
        </w:rPr>
        <w:t>9 to 14</w:t>
      </w:r>
      <w:r w:rsidR="008E5369">
        <w:rPr>
          <w:sz w:val="24"/>
          <w:szCs w:val="24"/>
        </w:rPr>
        <w:t xml:space="preserve">) </w:t>
      </w:r>
      <w:r>
        <w:rPr>
          <w:sz w:val="24"/>
          <w:szCs w:val="24"/>
        </w:rPr>
        <w:t>we observe that the amount of resources available to the players has to effects on the patterns that emerge from the game: the playthrough is longer in terms of turns, and fights are more frequent</w:t>
      </w:r>
      <w:r w:rsidR="00FD6A7B">
        <w:rPr>
          <w:sz w:val="24"/>
          <w:szCs w:val="24"/>
        </w:rPr>
        <w:t xml:space="preserve"> and therefore tend to drive the tempers to high values faster. These variations can be attributed to the influence that resource availability has on the geographical repartition of the population.</w:t>
      </w:r>
      <w:r w:rsidR="00A9654B">
        <w:rPr>
          <w:sz w:val="24"/>
          <w:szCs w:val="24"/>
        </w:rPr>
        <w:t xml:space="preserve"> The more available mining points there are the more the population is divided in small groups to take advantage of these many points. Each mining point being a potential resource to fight over, the many small groups tend to clash more often.</w:t>
      </w:r>
      <w:r w:rsidR="00A9654B">
        <w:rPr>
          <w:sz w:val="24"/>
          <w:szCs w:val="24"/>
        </w:rPr>
        <w:br/>
      </w:r>
    </w:p>
    <w:p w:rsidR="00B040FC" w:rsidRDefault="00B040FC" w:rsidP="00704D6C">
      <w:pPr>
        <w:rPr>
          <w:sz w:val="24"/>
          <w:szCs w:val="24"/>
        </w:rPr>
      </w:pPr>
    </w:p>
    <w:p w:rsidR="00E00422" w:rsidRPr="00E00422" w:rsidRDefault="00E00422" w:rsidP="00704D6C">
      <w:pPr>
        <w:rPr>
          <w:b/>
          <w:sz w:val="24"/>
          <w:szCs w:val="24"/>
        </w:rPr>
      </w:pPr>
      <w:r w:rsidRPr="00E00422">
        <w:rPr>
          <w:b/>
          <w:sz w:val="24"/>
          <w:szCs w:val="24"/>
        </w:rPr>
        <w:t>5.2.</w:t>
      </w:r>
      <w:r w:rsidR="00B040FC">
        <w:rPr>
          <w:b/>
          <w:sz w:val="24"/>
          <w:szCs w:val="24"/>
        </w:rPr>
        <w:t>3</w:t>
      </w:r>
      <w:r w:rsidRPr="00E00422">
        <w:rPr>
          <w:b/>
          <w:sz w:val="24"/>
          <w:szCs w:val="24"/>
        </w:rPr>
        <w:t>.</w:t>
      </w:r>
      <w:r w:rsidRPr="00E00422">
        <w:rPr>
          <w:b/>
          <w:sz w:val="24"/>
          <w:szCs w:val="24"/>
        </w:rPr>
        <w:tab/>
        <w:t>Varying the events weights</w:t>
      </w:r>
    </w:p>
    <w:p w:rsidR="00B040FC" w:rsidRDefault="00B040FC" w:rsidP="00B040FC">
      <w:pPr>
        <w:rPr>
          <w:sz w:val="24"/>
          <w:szCs w:val="24"/>
        </w:rPr>
      </w:pPr>
      <w:r>
        <w:rPr>
          <w:sz w:val="24"/>
          <w:szCs w:val="24"/>
        </w:rPr>
        <w:t>In this section we examine the impact of varying the weights associated to event types. The parameters we use are presented in table 4.</w:t>
      </w:r>
      <w:r w:rsidR="00AB10B2">
        <w:rPr>
          <w:sz w:val="24"/>
          <w:szCs w:val="24"/>
        </w:rPr>
        <w:t xml:space="preserve"> We perform the variations by modifying the impact parameter of every event; for “Low” the</w:t>
      </w:r>
      <w:r w:rsidR="00680485">
        <w:rPr>
          <w:sz w:val="24"/>
          <w:szCs w:val="24"/>
        </w:rPr>
        <w:t xml:space="preserve"> normal</w:t>
      </w:r>
      <w:r w:rsidR="00AB10B2">
        <w:rPr>
          <w:sz w:val="24"/>
          <w:szCs w:val="24"/>
        </w:rPr>
        <w:t xml:space="preserve"> impact is divided by two whereas for “Exaggerated” the</w:t>
      </w:r>
      <w:r w:rsidR="00680485">
        <w:rPr>
          <w:sz w:val="24"/>
          <w:szCs w:val="24"/>
        </w:rPr>
        <w:t xml:space="preserve"> normal</w:t>
      </w:r>
      <w:r w:rsidR="00AB10B2">
        <w:rPr>
          <w:sz w:val="24"/>
          <w:szCs w:val="24"/>
        </w:rPr>
        <w:t xml:space="preserve"> impact is multiplied by two.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2520"/>
        <w:gridCol w:w="1890"/>
        <w:gridCol w:w="2610"/>
      </w:tblGrid>
      <w:tr w:rsidR="00B040FC" w:rsidRPr="00E26A1C" w:rsidTr="00CF1A68">
        <w:trPr>
          <w:trHeight w:val="449"/>
        </w:trPr>
        <w:tc>
          <w:tcPr>
            <w:tcW w:w="2448" w:type="dxa"/>
            <w:shd w:val="clear" w:color="auto" w:fill="A6A6A6"/>
          </w:tcPr>
          <w:p w:rsidR="00B040FC" w:rsidRPr="00E26A1C" w:rsidRDefault="00B040FC" w:rsidP="004B6854">
            <w:pPr>
              <w:jc w:val="center"/>
              <w:rPr>
                <w:b/>
                <w:sz w:val="24"/>
                <w:szCs w:val="24"/>
              </w:rPr>
            </w:pPr>
            <w:r>
              <w:rPr>
                <w:b/>
                <w:sz w:val="24"/>
                <w:szCs w:val="24"/>
              </w:rPr>
              <w:t>Runs</w:t>
            </w:r>
          </w:p>
        </w:tc>
        <w:tc>
          <w:tcPr>
            <w:tcW w:w="2520" w:type="dxa"/>
            <w:shd w:val="clear" w:color="auto" w:fill="A6A6A6"/>
          </w:tcPr>
          <w:p w:rsidR="00B040FC" w:rsidRPr="00E26A1C" w:rsidRDefault="00B040FC" w:rsidP="004B6854">
            <w:pPr>
              <w:tabs>
                <w:tab w:val="left" w:pos="664"/>
                <w:tab w:val="center" w:pos="3771"/>
              </w:tabs>
              <w:jc w:val="center"/>
              <w:rPr>
                <w:b/>
                <w:sz w:val="24"/>
                <w:szCs w:val="24"/>
              </w:rPr>
            </w:pPr>
            <w:r>
              <w:rPr>
                <w:b/>
                <w:sz w:val="24"/>
                <w:szCs w:val="24"/>
              </w:rPr>
              <w:t>Number of clans</w:t>
            </w:r>
          </w:p>
        </w:tc>
        <w:tc>
          <w:tcPr>
            <w:tcW w:w="1890" w:type="dxa"/>
            <w:shd w:val="clear" w:color="auto" w:fill="A6A6A6"/>
          </w:tcPr>
          <w:p w:rsidR="00B040FC" w:rsidRPr="00AE7306" w:rsidRDefault="00B040FC" w:rsidP="004B6854">
            <w:pPr>
              <w:tabs>
                <w:tab w:val="left" w:pos="664"/>
                <w:tab w:val="center" w:pos="3771"/>
              </w:tabs>
              <w:jc w:val="center"/>
              <w:rPr>
                <w:b/>
                <w:sz w:val="24"/>
                <w:szCs w:val="24"/>
              </w:rPr>
            </w:pPr>
            <w:r w:rsidRPr="00AE7306">
              <w:rPr>
                <w:b/>
                <w:sz w:val="24"/>
                <w:szCs w:val="24"/>
              </w:rPr>
              <w:t>Resources</w:t>
            </w:r>
          </w:p>
        </w:tc>
        <w:tc>
          <w:tcPr>
            <w:tcW w:w="2610" w:type="dxa"/>
            <w:shd w:val="clear" w:color="auto" w:fill="A6A6A6"/>
          </w:tcPr>
          <w:p w:rsidR="00B040FC" w:rsidRPr="00AE7306" w:rsidRDefault="00B040FC" w:rsidP="004B6854">
            <w:pPr>
              <w:tabs>
                <w:tab w:val="left" w:pos="664"/>
                <w:tab w:val="center" w:pos="3771"/>
              </w:tabs>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0C2586">
            <w:pPr>
              <w:rPr>
                <w:sz w:val="24"/>
                <w:szCs w:val="24"/>
              </w:rPr>
            </w:pPr>
            <w:r>
              <w:rPr>
                <w:sz w:val="24"/>
                <w:szCs w:val="24"/>
              </w:rPr>
              <w:lastRenderedPageBreak/>
              <w:t xml:space="preserve">Run A: figures </w:t>
            </w:r>
            <w:r w:rsidR="000C2586">
              <w:rPr>
                <w:sz w:val="24"/>
                <w:szCs w:val="24"/>
              </w:rPr>
              <w:t>15</w:t>
            </w:r>
            <w:r>
              <w:rPr>
                <w:sz w:val="24"/>
                <w:szCs w:val="24"/>
              </w:rPr>
              <w:t xml:space="preserve"> &amp; 1</w:t>
            </w:r>
            <w:r w:rsidR="000C2586">
              <w:rPr>
                <w:sz w:val="24"/>
                <w:szCs w:val="24"/>
              </w:rPr>
              <w:t>6</w:t>
            </w:r>
          </w:p>
        </w:tc>
        <w:tc>
          <w:tcPr>
            <w:tcW w:w="2520" w:type="dxa"/>
          </w:tcPr>
          <w:p w:rsidR="00B040FC" w:rsidRPr="00E26A1C" w:rsidRDefault="00B040FC" w:rsidP="004B6854">
            <w:pPr>
              <w:jc w:val="center"/>
              <w:rPr>
                <w:sz w:val="24"/>
                <w:szCs w:val="24"/>
              </w:rPr>
            </w:pPr>
            <w:r>
              <w:rPr>
                <w:sz w:val="24"/>
                <w:szCs w:val="24"/>
              </w:rPr>
              <w:t>5</w:t>
            </w:r>
          </w:p>
        </w:tc>
        <w:tc>
          <w:tcPr>
            <w:tcW w:w="1890" w:type="dxa"/>
          </w:tcPr>
          <w:p w:rsidR="00B040FC" w:rsidRPr="00E26A1C" w:rsidRDefault="000C2586" w:rsidP="004B6854">
            <w:pPr>
              <w:jc w:val="center"/>
              <w:rPr>
                <w:sz w:val="24"/>
                <w:szCs w:val="24"/>
              </w:rPr>
            </w:pPr>
            <w:r>
              <w:rPr>
                <w:sz w:val="24"/>
                <w:szCs w:val="24"/>
              </w:rPr>
              <w:t>Normal</w:t>
            </w:r>
          </w:p>
        </w:tc>
        <w:tc>
          <w:tcPr>
            <w:tcW w:w="2610" w:type="dxa"/>
          </w:tcPr>
          <w:p w:rsidR="00B040FC" w:rsidRPr="00E26A1C" w:rsidRDefault="001C39D5" w:rsidP="004B6854">
            <w:pPr>
              <w:jc w:val="center"/>
              <w:rPr>
                <w:sz w:val="24"/>
                <w:szCs w:val="24"/>
              </w:rPr>
            </w:pPr>
            <w:r>
              <w:rPr>
                <w:sz w:val="24"/>
                <w:szCs w:val="24"/>
              </w:rPr>
              <w:t>Low</w:t>
            </w:r>
          </w:p>
        </w:tc>
      </w:tr>
      <w:tr w:rsidR="00B040FC" w:rsidRPr="00E26A1C" w:rsidTr="00B040FC">
        <w:tc>
          <w:tcPr>
            <w:tcW w:w="2448" w:type="dxa"/>
          </w:tcPr>
          <w:p w:rsidR="00B040FC" w:rsidRPr="00E26A1C" w:rsidRDefault="00B040FC" w:rsidP="000C2586">
            <w:pPr>
              <w:rPr>
                <w:sz w:val="24"/>
                <w:szCs w:val="24"/>
              </w:rPr>
            </w:pPr>
            <w:r>
              <w:rPr>
                <w:sz w:val="24"/>
                <w:szCs w:val="24"/>
              </w:rPr>
              <w:t>Run B: figures 1</w:t>
            </w:r>
            <w:r w:rsidR="000C2586">
              <w:rPr>
                <w:sz w:val="24"/>
                <w:szCs w:val="24"/>
              </w:rPr>
              <w:t>7</w:t>
            </w:r>
            <w:r>
              <w:rPr>
                <w:sz w:val="24"/>
                <w:szCs w:val="24"/>
              </w:rPr>
              <w:t xml:space="preserve"> &amp; 1</w:t>
            </w:r>
            <w:r w:rsidR="000C2586">
              <w:rPr>
                <w:sz w:val="24"/>
                <w:szCs w:val="24"/>
              </w:rPr>
              <w:t>8</w:t>
            </w:r>
          </w:p>
        </w:tc>
        <w:tc>
          <w:tcPr>
            <w:tcW w:w="2520" w:type="dxa"/>
          </w:tcPr>
          <w:p w:rsidR="00B040FC" w:rsidRPr="00E26A1C" w:rsidRDefault="00B040FC" w:rsidP="004B6854">
            <w:pPr>
              <w:jc w:val="center"/>
              <w:rPr>
                <w:sz w:val="24"/>
                <w:szCs w:val="24"/>
              </w:rPr>
            </w:pPr>
            <w:r>
              <w:rPr>
                <w:sz w:val="24"/>
                <w:szCs w:val="24"/>
              </w:rPr>
              <w:t>5</w:t>
            </w:r>
          </w:p>
        </w:tc>
        <w:tc>
          <w:tcPr>
            <w:tcW w:w="1890" w:type="dxa"/>
          </w:tcPr>
          <w:p w:rsidR="00B040FC" w:rsidRPr="00E26A1C" w:rsidRDefault="00B040FC" w:rsidP="004B6854">
            <w:pPr>
              <w:jc w:val="center"/>
              <w:rPr>
                <w:sz w:val="24"/>
                <w:szCs w:val="24"/>
              </w:rPr>
            </w:pPr>
            <w:r>
              <w:rPr>
                <w:sz w:val="24"/>
                <w:szCs w:val="24"/>
              </w:rPr>
              <w:t>Normal</w:t>
            </w:r>
          </w:p>
        </w:tc>
        <w:tc>
          <w:tcPr>
            <w:tcW w:w="2610" w:type="dxa"/>
          </w:tcPr>
          <w:p w:rsidR="00B040FC" w:rsidRPr="00E26A1C" w:rsidRDefault="00B040FC" w:rsidP="004B6854">
            <w:pPr>
              <w:jc w:val="center"/>
              <w:rPr>
                <w:sz w:val="24"/>
                <w:szCs w:val="24"/>
              </w:rPr>
            </w:pPr>
            <w:r>
              <w:rPr>
                <w:sz w:val="24"/>
                <w:szCs w:val="24"/>
              </w:rPr>
              <w:t>Normal</w:t>
            </w:r>
          </w:p>
        </w:tc>
      </w:tr>
      <w:tr w:rsidR="00B040FC" w:rsidRPr="00E26A1C" w:rsidTr="00B040FC">
        <w:tc>
          <w:tcPr>
            <w:tcW w:w="2448" w:type="dxa"/>
          </w:tcPr>
          <w:p w:rsidR="00B040FC" w:rsidRPr="00E26A1C" w:rsidRDefault="00B040FC" w:rsidP="000C2586">
            <w:pPr>
              <w:rPr>
                <w:sz w:val="24"/>
                <w:szCs w:val="24"/>
              </w:rPr>
            </w:pPr>
            <w:r>
              <w:rPr>
                <w:sz w:val="24"/>
                <w:szCs w:val="24"/>
              </w:rPr>
              <w:t>Run C: figures 1</w:t>
            </w:r>
            <w:r w:rsidR="000C2586">
              <w:rPr>
                <w:sz w:val="24"/>
                <w:szCs w:val="24"/>
              </w:rPr>
              <w:t>9</w:t>
            </w:r>
            <w:r>
              <w:rPr>
                <w:sz w:val="24"/>
                <w:szCs w:val="24"/>
              </w:rPr>
              <w:t xml:space="preserve"> &amp; </w:t>
            </w:r>
            <w:r w:rsidR="000C2586">
              <w:rPr>
                <w:sz w:val="24"/>
                <w:szCs w:val="24"/>
              </w:rPr>
              <w:t>20</w:t>
            </w:r>
          </w:p>
        </w:tc>
        <w:tc>
          <w:tcPr>
            <w:tcW w:w="2520" w:type="dxa"/>
          </w:tcPr>
          <w:p w:rsidR="00B040FC" w:rsidRPr="00E26A1C" w:rsidRDefault="00B040FC" w:rsidP="004B6854">
            <w:pPr>
              <w:jc w:val="center"/>
              <w:rPr>
                <w:sz w:val="24"/>
                <w:szCs w:val="24"/>
              </w:rPr>
            </w:pPr>
            <w:r>
              <w:rPr>
                <w:sz w:val="24"/>
                <w:szCs w:val="24"/>
              </w:rPr>
              <w:t>5</w:t>
            </w:r>
          </w:p>
        </w:tc>
        <w:tc>
          <w:tcPr>
            <w:tcW w:w="1890" w:type="dxa"/>
          </w:tcPr>
          <w:p w:rsidR="00B040FC" w:rsidRPr="00E26A1C" w:rsidRDefault="000C2586" w:rsidP="004B6854">
            <w:pPr>
              <w:jc w:val="center"/>
              <w:rPr>
                <w:sz w:val="24"/>
                <w:szCs w:val="24"/>
              </w:rPr>
            </w:pPr>
            <w:r>
              <w:rPr>
                <w:sz w:val="24"/>
                <w:szCs w:val="24"/>
              </w:rPr>
              <w:t>Normal</w:t>
            </w:r>
          </w:p>
        </w:tc>
        <w:tc>
          <w:tcPr>
            <w:tcW w:w="2610" w:type="dxa"/>
          </w:tcPr>
          <w:p w:rsidR="00B040FC" w:rsidRPr="00E26A1C" w:rsidRDefault="008E5369" w:rsidP="004B6854">
            <w:pPr>
              <w:jc w:val="center"/>
              <w:rPr>
                <w:sz w:val="24"/>
                <w:szCs w:val="24"/>
              </w:rPr>
            </w:pPr>
            <w:r>
              <w:rPr>
                <w:sz w:val="24"/>
                <w:szCs w:val="24"/>
              </w:rPr>
              <w:t>Exaggerated</w:t>
            </w:r>
          </w:p>
        </w:tc>
      </w:tr>
    </w:tbl>
    <w:p w:rsidR="00B040FC" w:rsidRDefault="00B040FC" w:rsidP="00B040FC">
      <w:pPr>
        <w:jc w:val="center"/>
        <w:rPr>
          <w:b/>
          <w:sz w:val="24"/>
          <w:szCs w:val="24"/>
        </w:rPr>
      </w:pPr>
      <w:r>
        <w:rPr>
          <w:b/>
          <w:sz w:val="24"/>
          <w:szCs w:val="24"/>
        </w:rPr>
        <w:t xml:space="preserve">Table </w:t>
      </w:r>
      <w:r w:rsidR="00CF1A68">
        <w:rPr>
          <w:b/>
          <w:sz w:val="24"/>
          <w:szCs w:val="24"/>
        </w:rPr>
        <w:t>4</w:t>
      </w:r>
      <w:r w:rsidRPr="009145FD">
        <w:rPr>
          <w:b/>
          <w:sz w:val="24"/>
          <w:szCs w:val="24"/>
        </w:rPr>
        <w:t>.</w:t>
      </w:r>
      <w:r>
        <w:rPr>
          <w:b/>
          <w:sz w:val="24"/>
          <w:szCs w:val="24"/>
        </w:rPr>
        <w:t xml:space="preserve"> Varying </w:t>
      </w:r>
      <w:r w:rsidR="00CF1A68">
        <w:rPr>
          <w:b/>
          <w:sz w:val="24"/>
          <w:szCs w:val="24"/>
        </w:rPr>
        <w:t>the event weights</w:t>
      </w:r>
    </w:p>
    <w:p w:rsidR="00E00422" w:rsidRDefault="00E00422" w:rsidP="00704D6C">
      <w:pPr>
        <w:rPr>
          <w:sz w:val="24"/>
          <w:szCs w:val="24"/>
        </w:rPr>
      </w:pPr>
    </w:p>
    <w:p w:rsidR="00AB10B2" w:rsidRPr="00270365" w:rsidRDefault="00D97675" w:rsidP="00AB10B2">
      <w:pPr>
        <w:jc w:val="center"/>
        <w:rPr>
          <w:b/>
          <w:sz w:val="24"/>
          <w:szCs w:val="24"/>
        </w:rPr>
      </w:pPr>
      <w:r w:rsidRPr="00D97675">
        <w:rPr>
          <w:noProof/>
          <w:sz w:val="24"/>
          <w:szCs w:val="24"/>
        </w:rPr>
        <w:drawing>
          <wp:inline distT="0" distB="0" distL="0" distR="0">
            <wp:extent cx="5819775" cy="352425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AB10B2">
        <w:rPr>
          <w:sz w:val="24"/>
          <w:szCs w:val="24"/>
        </w:rPr>
        <w:br/>
      </w:r>
      <w:r w:rsidR="00AB10B2">
        <w:rPr>
          <w:b/>
          <w:sz w:val="24"/>
          <w:szCs w:val="24"/>
        </w:rPr>
        <w:t xml:space="preserve">Figure 15. Relations variations low </w:t>
      </w:r>
      <w:r w:rsidR="00EF38A5">
        <w:rPr>
          <w:b/>
          <w:sz w:val="24"/>
          <w:szCs w:val="24"/>
        </w:rPr>
        <w:t>event impact</w:t>
      </w:r>
      <w:r w:rsidR="00AB10B2">
        <w:rPr>
          <w:b/>
          <w:sz w:val="24"/>
          <w:szCs w:val="24"/>
        </w:rPr>
        <w:t>.</w:t>
      </w:r>
    </w:p>
    <w:p w:rsidR="00AB10B2" w:rsidRPr="00270365" w:rsidRDefault="00AB10B2" w:rsidP="00AB10B2">
      <w:pPr>
        <w:rPr>
          <w:sz w:val="24"/>
          <w:szCs w:val="24"/>
        </w:rPr>
      </w:pPr>
    </w:p>
    <w:p w:rsidR="00AB10B2" w:rsidRDefault="00D97675" w:rsidP="00AB10B2">
      <w:pPr>
        <w:jc w:val="center"/>
        <w:rPr>
          <w:b/>
          <w:sz w:val="24"/>
          <w:szCs w:val="24"/>
        </w:rPr>
      </w:pPr>
      <w:r w:rsidRPr="00D97675">
        <w:rPr>
          <w:noProof/>
          <w:sz w:val="24"/>
          <w:szCs w:val="24"/>
        </w:rPr>
        <w:lastRenderedPageBreak/>
        <w:drawing>
          <wp:inline distT="0" distB="0" distL="0" distR="0">
            <wp:extent cx="5829300" cy="3543300"/>
            <wp:effectExtent l="19050" t="0" r="19050" b="0"/>
            <wp:docPr id="11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AB10B2">
        <w:rPr>
          <w:sz w:val="24"/>
          <w:szCs w:val="24"/>
        </w:rPr>
        <w:br/>
      </w:r>
      <w:r w:rsidR="00AB10B2">
        <w:rPr>
          <w:b/>
          <w:sz w:val="24"/>
          <w:szCs w:val="24"/>
        </w:rPr>
        <w:t>Figure 16. Tempers variations with low event impact.</w:t>
      </w:r>
    </w:p>
    <w:p w:rsidR="00AB10B2" w:rsidRPr="00270365" w:rsidRDefault="00AB10B2" w:rsidP="00AB10B2">
      <w:pPr>
        <w:jc w:val="center"/>
        <w:rPr>
          <w:b/>
          <w:sz w:val="24"/>
          <w:szCs w:val="24"/>
        </w:rPr>
      </w:pPr>
      <w:r w:rsidRPr="00F02842">
        <w:rPr>
          <w:noProof/>
          <w:sz w:val="24"/>
          <w:szCs w:val="24"/>
        </w:rPr>
        <w:drawing>
          <wp:inline distT="0" distB="0" distL="0" distR="0">
            <wp:extent cx="5838825" cy="3476625"/>
            <wp:effectExtent l="19050" t="0" r="9525" b="0"/>
            <wp:docPr id="1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sz w:val="24"/>
          <w:szCs w:val="24"/>
        </w:rPr>
        <w:br/>
      </w:r>
      <w:r>
        <w:rPr>
          <w:b/>
          <w:sz w:val="24"/>
          <w:szCs w:val="24"/>
        </w:rPr>
        <w:t>Figure 17. Relations variations with normal event impact.</w:t>
      </w:r>
    </w:p>
    <w:p w:rsidR="00AB10B2" w:rsidRPr="00270365" w:rsidRDefault="00AB10B2" w:rsidP="00AB10B2">
      <w:pPr>
        <w:rPr>
          <w:sz w:val="24"/>
          <w:szCs w:val="24"/>
        </w:rPr>
      </w:pPr>
    </w:p>
    <w:p w:rsidR="00AB10B2" w:rsidRDefault="00AB10B2" w:rsidP="00AB10B2">
      <w:pPr>
        <w:jc w:val="center"/>
        <w:rPr>
          <w:b/>
          <w:sz w:val="24"/>
          <w:szCs w:val="24"/>
        </w:rPr>
      </w:pPr>
      <w:r w:rsidRPr="00F02842">
        <w:rPr>
          <w:noProof/>
          <w:sz w:val="24"/>
          <w:szCs w:val="24"/>
        </w:rPr>
        <w:lastRenderedPageBreak/>
        <w:drawing>
          <wp:inline distT="0" distB="0" distL="0" distR="0">
            <wp:extent cx="5848350" cy="3476625"/>
            <wp:effectExtent l="19050" t="0" r="19050" b="0"/>
            <wp:docPr id="1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sz w:val="24"/>
          <w:szCs w:val="24"/>
        </w:rPr>
        <w:br/>
      </w:r>
      <w:r>
        <w:rPr>
          <w:b/>
          <w:sz w:val="24"/>
          <w:szCs w:val="24"/>
        </w:rPr>
        <w:t>Figure 18. Tempers variations with normal event impact.</w:t>
      </w:r>
    </w:p>
    <w:p w:rsidR="00AB10B2" w:rsidRPr="00270365" w:rsidRDefault="00AB10B2" w:rsidP="00AB10B2">
      <w:pPr>
        <w:jc w:val="center"/>
        <w:rPr>
          <w:b/>
          <w:sz w:val="24"/>
          <w:szCs w:val="24"/>
        </w:rPr>
      </w:pPr>
      <w:r w:rsidRPr="00F02842">
        <w:rPr>
          <w:noProof/>
          <w:sz w:val="24"/>
          <w:szCs w:val="24"/>
        </w:rPr>
        <w:drawing>
          <wp:inline distT="0" distB="0" distL="0" distR="0">
            <wp:extent cx="5905500" cy="3486150"/>
            <wp:effectExtent l="19050" t="0" r="19050" b="0"/>
            <wp:docPr id="13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sz w:val="24"/>
          <w:szCs w:val="24"/>
        </w:rPr>
        <w:br/>
      </w:r>
      <w:r>
        <w:rPr>
          <w:b/>
          <w:sz w:val="24"/>
          <w:szCs w:val="24"/>
        </w:rPr>
        <w:t>Figure 19. Relations variations with exaggerated event impact.</w:t>
      </w:r>
    </w:p>
    <w:p w:rsidR="00AB10B2" w:rsidRPr="00270365" w:rsidRDefault="00AB10B2" w:rsidP="00AB10B2">
      <w:pPr>
        <w:rPr>
          <w:sz w:val="24"/>
          <w:szCs w:val="24"/>
        </w:rPr>
      </w:pPr>
    </w:p>
    <w:p w:rsidR="00AB10B2" w:rsidRDefault="00AB10B2" w:rsidP="00AB10B2">
      <w:pPr>
        <w:jc w:val="center"/>
        <w:rPr>
          <w:b/>
          <w:sz w:val="24"/>
          <w:szCs w:val="24"/>
        </w:rPr>
      </w:pPr>
      <w:r w:rsidRPr="00F02842">
        <w:rPr>
          <w:noProof/>
          <w:sz w:val="24"/>
          <w:szCs w:val="24"/>
        </w:rPr>
        <w:lastRenderedPageBreak/>
        <w:drawing>
          <wp:inline distT="0" distB="0" distL="0" distR="0">
            <wp:extent cx="5905500" cy="3486150"/>
            <wp:effectExtent l="19050" t="0" r="19050" b="0"/>
            <wp:docPr id="13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sz w:val="24"/>
          <w:szCs w:val="24"/>
        </w:rPr>
        <w:br/>
      </w:r>
      <w:r>
        <w:rPr>
          <w:b/>
          <w:sz w:val="24"/>
          <w:szCs w:val="24"/>
        </w:rPr>
        <w:t>Figure 20. Tempers variations with exaggerated event impact.</w:t>
      </w:r>
    </w:p>
    <w:p w:rsidR="00E00422" w:rsidRDefault="00D97675" w:rsidP="00704D6C">
      <w:pPr>
        <w:rPr>
          <w:sz w:val="24"/>
          <w:szCs w:val="24"/>
        </w:rPr>
      </w:pPr>
      <w:r>
        <w:rPr>
          <w:sz w:val="24"/>
          <w:szCs w:val="24"/>
        </w:rPr>
        <w:t xml:space="preserve">From these results (Figures 15 to 20) we observe that when the impact of the events is augmented the curves tend to oscillate with </w:t>
      </w:r>
      <w:r w:rsidR="00767731">
        <w:rPr>
          <w:sz w:val="24"/>
          <w:szCs w:val="24"/>
        </w:rPr>
        <w:t>greater</w:t>
      </w:r>
      <w:r>
        <w:rPr>
          <w:sz w:val="24"/>
          <w:szCs w:val="24"/>
        </w:rPr>
        <w:t xml:space="preserve"> amplitude </w:t>
      </w:r>
      <w:r w:rsidR="00767731">
        <w:rPr>
          <w:sz w:val="24"/>
          <w:szCs w:val="24"/>
        </w:rPr>
        <w:t>and higher frequency than when the events’ impacts are reduced.</w:t>
      </w:r>
      <w:r w:rsidR="0099714E">
        <w:rPr>
          <w:sz w:val="24"/>
          <w:szCs w:val="24"/>
        </w:rPr>
        <w:t xml:space="preserve"> This shows that by tweaking the events properties it is possible to have control over the gameplay, in this example we showed the possibility to control the pace and nervosity of the game.</w:t>
      </w:r>
    </w:p>
    <w:p w:rsidR="00E00422" w:rsidRDefault="00E00422" w:rsidP="00704D6C">
      <w:pPr>
        <w:rPr>
          <w:sz w:val="24"/>
          <w:szCs w:val="24"/>
        </w:rPr>
      </w:pPr>
    </w:p>
    <w:p w:rsidR="00373A90" w:rsidRPr="00570072" w:rsidRDefault="00363256" w:rsidP="00570072">
      <w:pPr>
        <w:pStyle w:val="ListParagraph"/>
        <w:numPr>
          <w:ilvl w:val="1"/>
          <w:numId w:val="17"/>
        </w:numPr>
        <w:rPr>
          <w:b/>
          <w:bCs/>
          <w:sz w:val="28"/>
          <w:szCs w:val="28"/>
        </w:rPr>
      </w:pPr>
      <w:r>
        <w:rPr>
          <w:b/>
          <w:bCs/>
          <w:sz w:val="28"/>
          <w:szCs w:val="28"/>
        </w:rPr>
        <w:t xml:space="preserve">Observed </w:t>
      </w:r>
      <w:r w:rsidR="00065E93">
        <w:rPr>
          <w:b/>
          <w:bCs/>
          <w:sz w:val="28"/>
          <w:szCs w:val="28"/>
        </w:rPr>
        <w:t xml:space="preserve"> </w:t>
      </w:r>
      <w:r>
        <w:rPr>
          <w:b/>
          <w:bCs/>
          <w:sz w:val="28"/>
          <w:szCs w:val="28"/>
        </w:rPr>
        <w:t xml:space="preserve">properties </w:t>
      </w:r>
      <w:r w:rsidR="00065E93">
        <w:rPr>
          <w:b/>
          <w:bCs/>
          <w:sz w:val="28"/>
          <w:szCs w:val="28"/>
        </w:rPr>
        <w:t>and future work</w:t>
      </w:r>
    </w:p>
    <w:p w:rsidR="003F2EBF" w:rsidRDefault="003F2EBF" w:rsidP="006B68A9">
      <w:pPr>
        <w:rPr>
          <w:sz w:val="24"/>
          <w:szCs w:val="24"/>
        </w:rPr>
      </w:pPr>
      <w:r>
        <w:rPr>
          <w:sz w:val="24"/>
          <w:szCs w:val="24"/>
        </w:rPr>
        <w:t>By methodically examining the behavior of the model in various conditions we observed the following properties:</w:t>
      </w:r>
    </w:p>
    <w:p w:rsidR="003F2EBF" w:rsidRDefault="003F2EBF" w:rsidP="003F2EBF">
      <w:pPr>
        <w:pStyle w:val="ListParagraph"/>
        <w:numPr>
          <w:ilvl w:val="0"/>
          <w:numId w:val="6"/>
        </w:numPr>
        <w:rPr>
          <w:sz w:val="24"/>
          <w:szCs w:val="24"/>
        </w:rPr>
      </w:pPr>
      <w:r>
        <w:rPr>
          <w:sz w:val="24"/>
          <w:szCs w:val="24"/>
        </w:rPr>
        <w:t>The model is able to support arbitrary levels emergent gameplay.</w:t>
      </w:r>
    </w:p>
    <w:p w:rsidR="003F2EBF" w:rsidRDefault="003F2EBF" w:rsidP="003F2EBF">
      <w:pPr>
        <w:pStyle w:val="ListParagraph"/>
        <w:numPr>
          <w:ilvl w:val="0"/>
          <w:numId w:val="6"/>
        </w:numPr>
        <w:rPr>
          <w:sz w:val="24"/>
          <w:szCs w:val="24"/>
        </w:rPr>
      </w:pPr>
      <w:r>
        <w:rPr>
          <w:sz w:val="24"/>
          <w:szCs w:val="24"/>
        </w:rPr>
        <w:t>The model offers a valid high-level abstraction of the low-level mechanics of the game.</w:t>
      </w:r>
    </w:p>
    <w:p w:rsidR="003F2EBF" w:rsidRDefault="00152912" w:rsidP="003F2EBF">
      <w:pPr>
        <w:pStyle w:val="ListParagraph"/>
        <w:numPr>
          <w:ilvl w:val="0"/>
          <w:numId w:val="6"/>
        </w:numPr>
        <w:rPr>
          <w:sz w:val="24"/>
          <w:szCs w:val="24"/>
        </w:rPr>
      </w:pPr>
      <w:r>
        <w:rPr>
          <w:sz w:val="24"/>
          <w:szCs w:val="24"/>
        </w:rPr>
        <w:t>The model gives coherent responses</w:t>
      </w:r>
      <w:r w:rsidR="003F2EBF">
        <w:rPr>
          <w:sz w:val="24"/>
          <w:szCs w:val="24"/>
        </w:rPr>
        <w:t xml:space="preserve"> to changes in t</w:t>
      </w:r>
      <w:r>
        <w:rPr>
          <w:sz w:val="24"/>
          <w:szCs w:val="24"/>
        </w:rPr>
        <w:t>he game parameters.</w:t>
      </w:r>
    </w:p>
    <w:p w:rsidR="00152912" w:rsidRPr="003F2EBF" w:rsidRDefault="00152912" w:rsidP="003F2EBF">
      <w:pPr>
        <w:pStyle w:val="ListParagraph"/>
        <w:numPr>
          <w:ilvl w:val="0"/>
          <w:numId w:val="6"/>
        </w:numPr>
        <w:rPr>
          <w:sz w:val="24"/>
          <w:szCs w:val="24"/>
        </w:rPr>
      </w:pPr>
      <w:r>
        <w:rPr>
          <w:sz w:val="24"/>
          <w:szCs w:val="24"/>
        </w:rPr>
        <w:t>By changing parameters in the model it is possible to exert high level control over the gameplay.</w:t>
      </w:r>
    </w:p>
    <w:p w:rsidR="00900E6F" w:rsidRDefault="00900E6F" w:rsidP="006B68A9">
      <w:pPr>
        <w:rPr>
          <w:sz w:val="24"/>
          <w:szCs w:val="24"/>
        </w:rPr>
      </w:pPr>
    </w:p>
    <w:p w:rsidR="00152912" w:rsidRDefault="00152912" w:rsidP="00704D6C">
      <w:pPr>
        <w:rPr>
          <w:sz w:val="24"/>
          <w:szCs w:val="24"/>
        </w:rPr>
      </w:pPr>
      <w:r>
        <w:rPr>
          <w:sz w:val="24"/>
          <w:szCs w:val="24"/>
        </w:rPr>
        <w:lastRenderedPageBreak/>
        <w:t xml:space="preserve">These properties </w:t>
      </w:r>
      <w:r w:rsidR="00893712">
        <w:rPr>
          <w:sz w:val="24"/>
          <w:szCs w:val="24"/>
        </w:rPr>
        <w:t xml:space="preserve">form the necessary </w:t>
      </w:r>
      <w:r w:rsidR="00C45D0E">
        <w:rPr>
          <w:sz w:val="24"/>
          <w:szCs w:val="24"/>
        </w:rPr>
        <w:t>basis that enables</w:t>
      </w:r>
      <w:r w:rsidR="00893712">
        <w:rPr>
          <w:sz w:val="24"/>
          <w:szCs w:val="24"/>
        </w:rPr>
        <w:t xml:space="preserve"> the reunion of reductionist </w:t>
      </w:r>
      <w:r w:rsidR="00C45D0E">
        <w:rPr>
          <w:sz w:val="24"/>
          <w:szCs w:val="24"/>
        </w:rPr>
        <w:t xml:space="preserve">and constructivist </w:t>
      </w:r>
      <w:r w:rsidR="00893712">
        <w:rPr>
          <w:sz w:val="24"/>
          <w:szCs w:val="24"/>
        </w:rPr>
        <w:t>techniqu</w:t>
      </w:r>
      <w:r w:rsidR="00C45D0E">
        <w:rPr>
          <w:sz w:val="24"/>
          <w:szCs w:val="24"/>
        </w:rPr>
        <w:t>es in the design of a video game. They also open new possibilities in terms of design and methodologies.</w:t>
      </w:r>
    </w:p>
    <w:p w:rsidR="00C45D0E" w:rsidRPr="00595143" w:rsidRDefault="00C45D0E" w:rsidP="00704D6C">
      <w:pPr>
        <w:rPr>
          <w:b/>
          <w:sz w:val="24"/>
          <w:szCs w:val="24"/>
        </w:rPr>
      </w:pPr>
      <w:r w:rsidRPr="00595143">
        <w:rPr>
          <w:b/>
          <w:sz w:val="24"/>
          <w:szCs w:val="24"/>
        </w:rPr>
        <w:t>5.3.1</w:t>
      </w:r>
      <w:r w:rsidRPr="00595143">
        <w:rPr>
          <w:b/>
          <w:sz w:val="24"/>
          <w:szCs w:val="24"/>
        </w:rPr>
        <w:tab/>
        <w:t>Design-</w:t>
      </w:r>
      <w:r w:rsidR="00595143" w:rsidRPr="00595143">
        <w:rPr>
          <w:b/>
          <w:sz w:val="24"/>
          <w:szCs w:val="24"/>
        </w:rPr>
        <w:t>time interpretation</w:t>
      </w:r>
    </w:p>
    <w:p w:rsidR="00595143" w:rsidRDefault="00595143" w:rsidP="00704D6C">
      <w:pPr>
        <w:rPr>
          <w:sz w:val="24"/>
          <w:szCs w:val="24"/>
        </w:rPr>
      </w:pPr>
      <w:r>
        <w:rPr>
          <w:sz w:val="24"/>
          <w:szCs w:val="24"/>
        </w:rPr>
        <w:t>Because the model provides a high-level abstraction of the game mechanics</w:t>
      </w:r>
      <w:r w:rsidR="008F66A7">
        <w:rPr>
          <w:sz w:val="24"/>
          <w:szCs w:val="24"/>
        </w:rPr>
        <w:t>,</w:t>
      </w:r>
      <w:r>
        <w:rPr>
          <w:sz w:val="24"/>
          <w:szCs w:val="24"/>
        </w:rPr>
        <w:t xml:space="preserve"> it is possible for the game designers to define or adjust the low-level properties of the game while receiving high-level feedback from the model. </w:t>
      </w:r>
      <w:r w:rsidR="008F66A7">
        <w:rPr>
          <w:sz w:val="24"/>
          <w:szCs w:val="24"/>
        </w:rPr>
        <w:t>D</w:t>
      </w:r>
      <w:r>
        <w:rPr>
          <w:sz w:val="24"/>
          <w:szCs w:val="24"/>
        </w:rPr>
        <w:t xml:space="preserve">eveloping the tools to wrap the model in a more user-friendly </w:t>
      </w:r>
      <w:r w:rsidR="008F66A7">
        <w:rPr>
          <w:sz w:val="24"/>
          <w:szCs w:val="24"/>
        </w:rPr>
        <w:t>interface would make this process totally transparent for the game designers therefore reducing the corresponding development time and the coupling between the programming and design staff.</w:t>
      </w:r>
    </w:p>
    <w:p w:rsidR="008F66A7" w:rsidRDefault="008F66A7" w:rsidP="00704D6C">
      <w:pPr>
        <w:rPr>
          <w:sz w:val="24"/>
          <w:szCs w:val="24"/>
        </w:rPr>
      </w:pPr>
    </w:p>
    <w:p w:rsidR="00595143" w:rsidRPr="00595143" w:rsidRDefault="00595143" w:rsidP="00704D6C">
      <w:pPr>
        <w:rPr>
          <w:b/>
          <w:sz w:val="24"/>
          <w:szCs w:val="24"/>
        </w:rPr>
      </w:pPr>
      <w:r w:rsidRPr="00595143">
        <w:rPr>
          <w:b/>
          <w:sz w:val="24"/>
          <w:szCs w:val="24"/>
        </w:rPr>
        <w:t>5.3.2</w:t>
      </w:r>
      <w:r w:rsidRPr="00595143">
        <w:rPr>
          <w:b/>
          <w:sz w:val="24"/>
          <w:szCs w:val="24"/>
        </w:rPr>
        <w:tab/>
        <w:t>Run-time emergent storytelling</w:t>
      </w:r>
    </w:p>
    <w:p w:rsidR="00595143" w:rsidRDefault="00E01AFA" w:rsidP="00704D6C">
      <w:pPr>
        <w:rPr>
          <w:sz w:val="24"/>
          <w:szCs w:val="24"/>
        </w:rPr>
      </w:pPr>
      <w:r>
        <w:rPr>
          <w:sz w:val="24"/>
          <w:szCs w:val="24"/>
        </w:rPr>
        <w:t>While our model is meant to provide game designers with a way to harmoniously combine reductionist and constructivist techniqu</w:t>
      </w:r>
      <w:r w:rsidR="003341B3">
        <w:rPr>
          <w:sz w:val="24"/>
          <w:szCs w:val="24"/>
        </w:rPr>
        <w:t xml:space="preserve">es, its capabilities can also be harnessed to facilitate the implementation of run-time emergent storytelling. By adding an automated story-delivery component the story can be constructed at run-time based on the player’s actions and </w:t>
      </w:r>
      <w:r w:rsidR="00766F72">
        <w:rPr>
          <w:sz w:val="24"/>
          <w:szCs w:val="24"/>
        </w:rPr>
        <w:t xml:space="preserve">some abstract predefined </w:t>
      </w:r>
      <w:r w:rsidR="00BD23D4">
        <w:rPr>
          <w:sz w:val="24"/>
          <w:szCs w:val="24"/>
        </w:rPr>
        <w:t>story guidelines.</w:t>
      </w:r>
      <w:r w:rsidR="00F70C25">
        <w:rPr>
          <w:sz w:val="24"/>
          <w:szCs w:val="24"/>
        </w:rPr>
        <w:t xml:space="preserve"> This design choice includes a delicate tradeoff between interactivity and replayability on one side, and stability on the other.</w:t>
      </w:r>
    </w:p>
    <w:p w:rsidR="00373A90" w:rsidRPr="006B68A9" w:rsidRDefault="00373A90" w:rsidP="00704D6C">
      <w:pPr>
        <w:rPr>
          <w:sz w:val="24"/>
          <w:szCs w:val="24"/>
        </w:rPr>
      </w:pPr>
    </w:p>
    <w:p w:rsidR="00373A90" w:rsidRDefault="00373A90" w:rsidP="00ED76E3">
      <w:pPr>
        <w:pStyle w:val="ListParagraph"/>
        <w:ind w:left="0"/>
        <w:rPr>
          <w:b/>
          <w:bCs/>
          <w:sz w:val="32"/>
          <w:szCs w:val="32"/>
        </w:rPr>
      </w:pPr>
      <w:r>
        <w:rPr>
          <w:b/>
          <w:bCs/>
          <w:sz w:val="32"/>
          <w:szCs w:val="32"/>
        </w:rPr>
        <w:t>6.  Conclusion</w:t>
      </w:r>
    </w:p>
    <w:p w:rsidR="00B97391" w:rsidRDefault="00D83B17" w:rsidP="00B97391">
      <w:pPr>
        <w:pStyle w:val="ListParagraph"/>
        <w:ind w:left="0"/>
        <w:rPr>
          <w:bCs/>
          <w:sz w:val="24"/>
          <w:szCs w:val="24"/>
        </w:rPr>
      </w:pPr>
      <w:r>
        <w:rPr>
          <w:bCs/>
          <w:sz w:val="24"/>
          <w:szCs w:val="24"/>
        </w:rPr>
        <w:t>To the entertainment market is progressively shifting towards video games that offer both compelling</w:t>
      </w:r>
      <w:r w:rsidR="00984B64">
        <w:rPr>
          <w:bCs/>
          <w:sz w:val="24"/>
          <w:szCs w:val="24"/>
        </w:rPr>
        <w:t xml:space="preserve"> story-delivery and a high degree of interactivity. To satisfy these needs </w:t>
      </w:r>
      <w:r w:rsidR="00C8792A">
        <w:rPr>
          <w:bCs/>
          <w:sz w:val="24"/>
          <w:szCs w:val="24"/>
        </w:rPr>
        <w:t xml:space="preserve">it is necessary to combine </w:t>
      </w:r>
      <w:r w:rsidR="00984B64">
        <w:rPr>
          <w:bCs/>
          <w:sz w:val="24"/>
          <w:szCs w:val="24"/>
        </w:rPr>
        <w:t>reductionist and constructivist techniques</w:t>
      </w:r>
      <w:r w:rsidR="00C8792A">
        <w:rPr>
          <w:bCs/>
          <w:sz w:val="24"/>
          <w:szCs w:val="24"/>
        </w:rPr>
        <w:t xml:space="preserve">. The model we have presented has shown it is capable of establishing a two way bridge between the low-level reductionist mechanics of the game and the high-level reductionist story delivery elements by ensuring communication and control between them. It results that </w:t>
      </w:r>
      <w:r w:rsidR="00B97391">
        <w:rPr>
          <w:bCs/>
          <w:sz w:val="24"/>
          <w:szCs w:val="24"/>
        </w:rPr>
        <w:t>instead of enforcing story delivery over the game by momentarily blocking its reductionist mechanics, the game designer can steer them with variable strength and subtlety towards the desired situation or dynamics he wants to bring about.</w:t>
      </w:r>
    </w:p>
    <w:p w:rsidR="00D83B17" w:rsidRDefault="00B97391" w:rsidP="00ED76E3">
      <w:pPr>
        <w:pStyle w:val="ListParagraph"/>
        <w:ind w:left="0"/>
        <w:rPr>
          <w:bCs/>
          <w:sz w:val="24"/>
          <w:szCs w:val="24"/>
        </w:rPr>
      </w:pPr>
      <w:r>
        <w:rPr>
          <w:bCs/>
          <w:sz w:val="24"/>
          <w:szCs w:val="24"/>
        </w:rPr>
        <w:t xml:space="preserve">Though our work has reached its goal </w:t>
      </w:r>
      <w:r w:rsidR="00F16ABA">
        <w:rPr>
          <w:bCs/>
          <w:sz w:val="24"/>
          <w:szCs w:val="24"/>
        </w:rPr>
        <w:t>in respect to its intended timeframe there are still several aspects of</w:t>
      </w:r>
      <w:r w:rsidR="003E737C">
        <w:rPr>
          <w:bCs/>
          <w:sz w:val="24"/>
          <w:szCs w:val="24"/>
        </w:rPr>
        <w:t xml:space="preserve"> it that would benefit from further research. </w:t>
      </w:r>
      <w:r w:rsidR="00BE0C3B">
        <w:rPr>
          <w:bCs/>
          <w:sz w:val="24"/>
          <w:szCs w:val="24"/>
        </w:rPr>
        <w:t xml:space="preserve">The prototypical game we developed as a test environment for the model allowed us to demonstrate its capabilities in a strategy game; </w:t>
      </w:r>
      <w:r w:rsidR="00BE0C3B">
        <w:rPr>
          <w:bCs/>
          <w:sz w:val="24"/>
          <w:szCs w:val="24"/>
        </w:rPr>
        <w:lastRenderedPageBreak/>
        <w:t>though there is nothing in the model itself that is dependent on this type of game our work would gain in scope by including further testing in other types of game such as action or role-playing games. The experimental protocol we used to perf</w:t>
      </w:r>
      <w:r w:rsidR="0075309A">
        <w:rPr>
          <w:bCs/>
          <w:sz w:val="24"/>
          <w:szCs w:val="24"/>
        </w:rPr>
        <w:t xml:space="preserve">orm the tests could potentially be modified to allow strict measurements and statistical analysis; as mentioned in section 5 this would however require a </w:t>
      </w:r>
      <w:r w:rsidR="007E45CF">
        <w:rPr>
          <w:bCs/>
          <w:sz w:val="24"/>
          <w:szCs w:val="24"/>
        </w:rPr>
        <w:t xml:space="preserve">definition of emergence as a measurable property and </w:t>
      </w:r>
      <w:r w:rsidR="000072D7">
        <w:rPr>
          <w:bCs/>
          <w:sz w:val="24"/>
          <w:szCs w:val="24"/>
        </w:rPr>
        <w:t>a formal way to assess the validity of the model’s transposition of the game semantics, which are both full research topics of their own.</w:t>
      </w:r>
    </w:p>
    <w:p w:rsidR="00D83B17" w:rsidRDefault="00D83B17" w:rsidP="00D83B17">
      <w:pPr>
        <w:pStyle w:val="ListParagraph"/>
        <w:ind w:left="0"/>
        <w:rPr>
          <w:bCs/>
          <w:sz w:val="24"/>
          <w:szCs w:val="24"/>
        </w:rPr>
      </w:pPr>
    </w:p>
    <w:p w:rsidR="00D83B17" w:rsidRPr="004E5B29" w:rsidRDefault="00D83B17" w:rsidP="00ED76E3">
      <w:pPr>
        <w:pStyle w:val="ListParagraph"/>
        <w:ind w:left="0"/>
        <w:rPr>
          <w:ins w:id="1" w:author="Fabio Zambetta" w:date="2008-10-10T12:12:00Z"/>
          <w:bCs/>
          <w:sz w:val="24"/>
          <w:szCs w:val="24"/>
        </w:rPr>
      </w:pPr>
    </w:p>
    <w:sectPr w:rsidR="00D83B17" w:rsidRPr="004E5B29" w:rsidSect="00A00762">
      <w:footerReference w:type="default" r:id="rId66"/>
      <w:pgSz w:w="12240" w:h="15840"/>
      <w:pgMar w:top="1440" w:right="1440" w:bottom="1440" w:left="1440" w:header="720" w:footer="720" w:gutter="0"/>
      <w:pgNumType w:fmt="numberInDash"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6F9" w:rsidRDefault="00FA66F9" w:rsidP="000420F0">
      <w:pPr>
        <w:spacing w:after="0" w:line="240" w:lineRule="auto"/>
      </w:pPr>
      <w:r>
        <w:separator/>
      </w:r>
    </w:p>
  </w:endnote>
  <w:endnote w:type="continuationSeparator" w:id="1">
    <w:p w:rsidR="00FA66F9" w:rsidRDefault="00FA66F9"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23188"/>
      <w:docPartObj>
        <w:docPartGallery w:val="Page Numbers (Bottom of Page)"/>
        <w:docPartUnique/>
      </w:docPartObj>
    </w:sdtPr>
    <w:sdtContent>
      <w:p w:rsidR="004B6854" w:rsidRDefault="004B6854">
        <w:pPr>
          <w:pStyle w:val="Footer"/>
        </w:pPr>
        <w:fldSimple w:instr=" PAGE   \* MERGEFORMAT ">
          <w:r w:rsidR="003E5A71">
            <w:rPr>
              <w:noProof/>
            </w:rPr>
            <w:t>- 38 -</w:t>
          </w:r>
        </w:fldSimple>
      </w:p>
    </w:sdtContent>
  </w:sdt>
  <w:p w:rsidR="004B6854" w:rsidRDefault="004B68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6F9" w:rsidRDefault="00FA66F9" w:rsidP="000420F0">
      <w:pPr>
        <w:spacing w:after="0" w:line="240" w:lineRule="auto"/>
      </w:pPr>
      <w:r>
        <w:separator/>
      </w:r>
    </w:p>
  </w:footnote>
  <w:footnote w:type="continuationSeparator" w:id="1">
    <w:p w:rsidR="00FA66F9" w:rsidRDefault="00FA66F9" w:rsidP="000420F0">
      <w:pPr>
        <w:spacing w:after="0" w:line="240" w:lineRule="auto"/>
      </w:pPr>
      <w:r>
        <w:continuationSeparator/>
      </w:r>
    </w:p>
  </w:footnote>
  <w:footnote w:id="2">
    <w:p w:rsidR="004B6854" w:rsidRDefault="004B6854">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characterSpacingControl w:val="doNotCompress"/>
  <w:doNotValidateAgainstSchema/>
  <w:doNotDemarcateInvalidXml/>
  <w:footnotePr>
    <w:footnote w:id="0"/>
    <w:footnote w:id="1"/>
  </w:footnotePr>
  <w:endnotePr>
    <w:endnote w:id="0"/>
    <w:endnote w:id="1"/>
  </w:endnotePr>
  <w:compat/>
  <w:rsids>
    <w:rsidRoot w:val="00672345"/>
    <w:rsid w:val="0000716F"/>
    <w:rsid w:val="000072D7"/>
    <w:rsid w:val="00010202"/>
    <w:rsid w:val="00016AB0"/>
    <w:rsid w:val="0002191F"/>
    <w:rsid w:val="00023431"/>
    <w:rsid w:val="0002416A"/>
    <w:rsid w:val="00024917"/>
    <w:rsid w:val="0003305F"/>
    <w:rsid w:val="00034DC6"/>
    <w:rsid w:val="000420F0"/>
    <w:rsid w:val="000518AC"/>
    <w:rsid w:val="00053DAC"/>
    <w:rsid w:val="00057AC8"/>
    <w:rsid w:val="00064EA5"/>
    <w:rsid w:val="00065E93"/>
    <w:rsid w:val="000661C6"/>
    <w:rsid w:val="000707F6"/>
    <w:rsid w:val="00074254"/>
    <w:rsid w:val="00076985"/>
    <w:rsid w:val="00080BD6"/>
    <w:rsid w:val="00081959"/>
    <w:rsid w:val="0008404E"/>
    <w:rsid w:val="0008614B"/>
    <w:rsid w:val="0009211E"/>
    <w:rsid w:val="000A11A6"/>
    <w:rsid w:val="000B2C55"/>
    <w:rsid w:val="000B522E"/>
    <w:rsid w:val="000B5810"/>
    <w:rsid w:val="000C0AD4"/>
    <w:rsid w:val="000C2586"/>
    <w:rsid w:val="000C5975"/>
    <w:rsid w:val="000E0821"/>
    <w:rsid w:val="000E441A"/>
    <w:rsid w:val="000F34E5"/>
    <w:rsid w:val="000F5B2C"/>
    <w:rsid w:val="000F7D96"/>
    <w:rsid w:val="00107633"/>
    <w:rsid w:val="0010792E"/>
    <w:rsid w:val="00114664"/>
    <w:rsid w:val="0011555A"/>
    <w:rsid w:val="001156A9"/>
    <w:rsid w:val="0011787A"/>
    <w:rsid w:val="00131618"/>
    <w:rsid w:val="001319CB"/>
    <w:rsid w:val="00146B79"/>
    <w:rsid w:val="00151993"/>
    <w:rsid w:val="00151FCC"/>
    <w:rsid w:val="00152912"/>
    <w:rsid w:val="0015398E"/>
    <w:rsid w:val="0015469B"/>
    <w:rsid w:val="001559DA"/>
    <w:rsid w:val="00172C33"/>
    <w:rsid w:val="0017357A"/>
    <w:rsid w:val="00182471"/>
    <w:rsid w:val="00184B79"/>
    <w:rsid w:val="00185D70"/>
    <w:rsid w:val="00186752"/>
    <w:rsid w:val="00186B58"/>
    <w:rsid w:val="00191065"/>
    <w:rsid w:val="001A5BFE"/>
    <w:rsid w:val="001C03A5"/>
    <w:rsid w:val="001C39D5"/>
    <w:rsid w:val="001C3C2E"/>
    <w:rsid w:val="001C701A"/>
    <w:rsid w:val="001C7C50"/>
    <w:rsid w:val="001D0E67"/>
    <w:rsid w:val="001D20B2"/>
    <w:rsid w:val="001D32B4"/>
    <w:rsid w:val="001D53D7"/>
    <w:rsid w:val="001D6E94"/>
    <w:rsid w:val="001E2B34"/>
    <w:rsid w:val="001E300F"/>
    <w:rsid w:val="001F05C3"/>
    <w:rsid w:val="001F3709"/>
    <w:rsid w:val="001F6F2E"/>
    <w:rsid w:val="002047FE"/>
    <w:rsid w:val="00204CF6"/>
    <w:rsid w:val="00212B6E"/>
    <w:rsid w:val="0021444C"/>
    <w:rsid w:val="00215C02"/>
    <w:rsid w:val="00230CDF"/>
    <w:rsid w:val="002351CC"/>
    <w:rsid w:val="00235F5A"/>
    <w:rsid w:val="00237E67"/>
    <w:rsid w:val="002403B7"/>
    <w:rsid w:val="002405D3"/>
    <w:rsid w:val="00241BA0"/>
    <w:rsid w:val="00243925"/>
    <w:rsid w:val="00245ECA"/>
    <w:rsid w:val="00246E74"/>
    <w:rsid w:val="00247F54"/>
    <w:rsid w:val="002511AA"/>
    <w:rsid w:val="002512D7"/>
    <w:rsid w:val="0025171E"/>
    <w:rsid w:val="002569DE"/>
    <w:rsid w:val="0026126E"/>
    <w:rsid w:val="00261F8D"/>
    <w:rsid w:val="00270365"/>
    <w:rsid w:val="0027357E"/>
    <w:rsid w:val="00282C49"/>
    <w:rsid w:val="00283343"/>
    <w:rsid w:val="00285997"/>
    <w:rsid w:val="00292D53"/>
    <w:rsid w:val="002A1C34"/>
    <w:rsid w:val="002A369B"/>
    <w:rsid w:val="002A46A5"/>
    <w:rsid w:val="002A4BCC"/>
    <w:rsid w:val="002B0418"/>
    <w:rsid w:val="002B62E7"/>
    <w:rsid w:val="002C176D"/>
    <w:rsid w:val="002C208E"/>
    <w:rsid w:val="002D39E4"/>
    <w:rsid w:val="002D52A3"/>
    <w:rsid w:val="002E0D0C"/>
    <w:rsid w:val="002E4D2B"/>
    <w:rsid w:val="002E6BDD"/>
    <w:rsid w:val="002F1C2D"/>
    <w:rsid w:val="002F4E52"/>
    <w:rsid w:val="002F613E"/>
    <w:rsid w:val="002F7990"/>
    <w:rsid w:val="00301834"/>
    <w:rsid w:val="00302641"/>
    <w:rsid w:val="00331BE2"/>
    <w:rsid w:val="003341B3"/>
    <w:rsid w:val="00341CB3"/>
    <w:rsid w:val="0034753A"/>
    <w:rsid w:val="003524A5"/>
    <w:rsid w:val="003536C6"/>
    <w:rsid w:val="00353EDE"/>
    <w:rsid w:val="00363256"/>
    <w:rsid w:val="00363389"/>
    <w:rsid w:val="00371A0A"/>
    <w:rsid w:val="00373A90"/>
    <w:rsid w:val="003769E1"/>
    <w:rsid w:val="00376EC9"/>
    <w:rsid w:val="00383DA1"/>
    <w:rsid w:val="0039445D"/>
    <w:rsid w:val="00394EC7"/>
    <w:rsid w:val="003A2DBE"/>
    <w:rsid w:val="003B219A"/>
    <w:rsid w:val="003B4B8F"/>
    <w:rsid w:val="003B5B9E"/>
    <w:rsid w:val="003B761F"/>
    <w:rsid w:val="003B7B11"/>
    <w:rsid w:val="003C415F"/>
    <w:rsid w:val="003C587B"/>
    <w:rsid w:val="003D1233"/>
    <w:rsid w:val="003D7AAC"/>
    <w:rsid w:val="003E13A1"/>
    <w:rsid w:val="003E1E22"/>
    <w:rsid w:val="003E20BB"/>
    <w:rsid w:val="003E5A71"/>
    <w:rsid w:val="003E737C"/>
    <w:rsid w:val="003E791A"/>
    <w:rsid w:val="003F13B7"/>
    <w:rsid w:val="003F2EBF"/>
    <w:rsid w:val="004055B9"/>
    <w:rsid w:val="004072B1"/>
    <w:rsid w:val="004110ED"/>
    <w:rsid w:val="00411C42"/>
    <w:rsid w:val="00422CE8"/>
    <w:rsid w:val="00430027"/>
    <w:rsid w:val="0043606D"/>
    <w:rsid w:val="0043738B"/>
    <w:rsid w:val="00443A86"/>
    <w:rsid w:val="004465B0"/>
    <w:rsid w:val="0045362F"/>
    <w:rsid w:val="00462667"/>
    <w:rsid w:val="00465406"/>
    <w:rsid w:val="00467D34"/>
    <w:rsid w:val="004725F0"/>
    <w:rsid w:val="0048041F"/>
    <w:rsid w:val="00487253"/>
    <w:rsid w:val="00487EEE"/>
    <w:rsid w:val="00491369"/>
    <w:rsid w:val="004A085D"/>
    <w:rsid w:val="004A1A49"/>
    <w:rsid w:val="004A1B93"/>
    <w:rsid w:val="004A2E2D"/>
    <w:rsid w:val="004A5C5A"/>
    <w:rsid w:val="004A66D6"/>
    <w:rsid w:val="004A7A90"/>
    <w:rsid w:val="004A7C9D"/>
    <w:rsid w:val="004B0609"/>
    <w:rsid w:val="004B2A6B"/>
    <w:rsid w:val="004B6854"/>
    <w:rsid w:val="004C1393"/>
    <w:rsid w:val="004C20A3"/>
    <w:rsid w:val="004C3FF8"/>
    <w:rsid w:val="004D123C"/>
    <w:rsid w:val="004E5598"/>
    <w:rsid w:val="004E5B29"/>
    <w:rsid w:val="004F0BD8"/>
    <w:rsid w:val="004F70EF"/>
    <w:rsid w:val="004F71AE"/>
    <w:rsid w:val="0050055F"/>
    <w:rsid w:val="00505B13"/>
    <w:rsid w:val="00510467"/>
    <w:rsid w:val="0051507F"/>
    <w:rsid w:val="0051615F"/>
    <w:rsid w:val="00517418"/>
    <w:rsid w:val="00521C23"/>
    <w:rsid w:val="005305A6"/>
    <w:rsid w:val="005329E5"/>
    <w:rsid w:val="00533F2D"/>
    <w:rsid w:val="0053634B"/>
    <w:rsid w:val="00536A1E"/>
    <w:rsid w:val="00540E40"/>
    <w:rsid w:val="00542CA2"/>
    <w:rsid w:val="0054577B"/>
    <w:rsid w:val="00550185"/>
    <w:rsid w:val="0055271B"/>
    <w:rsid w:val="00560A36"/>
    <w:rsid w:val="00562CC3"/>
    <w:rsid w:val="0056660E"/>
    <w:rsid w:val="00567601"/>
    <w:rsid w:val="00570072"/>
    <w:rsid w:val="005717F2"/>
    <w:rsid w:val="00574C72"/>
    <w:rsid w:val="00576BA5"/>
    <w:rsid w:val="005900B8"/>
    <w:rsid w:val="00592A81"/>
    <w:rsid w:val="00595143"/>
    <w:rsid w:val="005A2308"/>
    <w:rsid w:val="005A275B"/>
    <w:rsid w:val="005A2E27"/>
    <w:rsid w:val="005A6FB0"/>
    <w:rsid w:val="005B3BDD"/>
    <w:rsid w:val="005C37A2"/>
    <w:rsid w:val="005C3DC5"/>
    <w:rsid w:val="005C529A"/>
    <w:rsid w:val="005D4849"/>
    <w:rsid w:val="005D67AB"/>
    <w:rsid w:val="005E39BD"/>
    <w:rsid w:val="005E56BD"/>
    <w:rsid w:val="005F3AEA"/>
    <w:rsid w:val="0060063A"/>
    <w:rsid w:val="006028BF"/>
    <w:rsid w:val="00605830"/>
    <w:rsid w:val="0060648E"/>
    <w:rsid w:val="00612803"/>
    <w:rsid w:val="00613749"/>
    <w:rsid w:val="00613C49"/>
    <w:rsid w:val="00623C0A"/>
    <w:rsid w:val="0062624A"/>
    <w:rsid w:val="00627B8A"/>
    <w:rsid w:val="00635CBF"/>
    <w:rsid w:val="00644AEB"/>
    <w:rsid w:val="006474D9"/>
    <w:rsid w:val="0065119A"/>
    <w:rsid w:val="00651F02"/>
    <w:rsid w:val="00655277"/>
    <w:rsid w:val="006572D9"/>
    <w:rsid w:val="00672345"/>
    <w:rsid w:val="00680485"/>
    <w:rsid w:val="00680E72"/>
    <w:rsid w:val="00696D06"/>
    <w:rsid w:val="006A1D34"/>
    <w:rsid w:val="006A340E"/>
    <w:rsid w:val="006A4D62"/>
    <w:rsid w:val="006A5C33"/>
    <w:rsid w:val="006B203E"/>
    <w:rsid w:val="006B49D0"/>
    <w:rsid w:val="006B687C"/>
    <w:rsid w:val="006B68A9"/>
    <w:rsid w:val="006B6B11"/>
    <w:rsid w:val="006C0F6C"/>
    <w:rsid w:val="006C1CEF"/>
    <w:rsid w:val="006C2D42"/>
    <w:rsid w:val="006C4E80"/>
    <w:rsid w:val="006D05CC"/>
    <w:rsid w:val="006D168C"/>
    <w:rsid w:val="006D5DD1"/>
    <w:rsid w:val="006D7F6E"/>
    <w:rsid w:val="006F7670"/>
    <w:rsid w:val="00700619"/>
    <w:rsid w:val="00704D6C"/>
    <w:rsid w:val="00704F1D"/>
    <w:rsid w:val="00714422"/>
    <w:rsid w:val="00714655"/>
    <w:rsid w:val="0071599D"/>
    <w:rsid w:val="00716E51"/>
    <w:rsid w:val="00723E4E"/>
    <w:rsid w:val="00726FE2"/>
    <w:rsid w:val="007274E2"/>
    <w:rsid w:val="00733305"/>
    <w:rsid w:val="00734394"/>
    <w:rsid w:val="00740C03"/>
    <w:rsid w:val="00744319"/>
    <w:rsid w:val="0074665D"/>
    <w:rsid w:val="007476D1"/>
    <w:rsid w:val="0075309A"/>
    <w:rsid w:val="00754ADC"/>
    <w:rsid w:val="00762AC6"/>
    <w:rsid w:val="00766F72"/>
    <w:rsid w:val="00767731"/>
    <w:rsid w:val="00770137"/>
    <w:rsid w:val="0077479D"/>
    <w:rsid w:val="00775FDD"/>
    <w:rsid w:val="007876B9"/>
    <w:rsid w:val="00796E62"/>
    <w:rsid w:val="007A4B35"/>
    <w:rsid w:val="007A6BA5"/>
    <w:rsid w:val="007B1452"/>
    <w:rsid w:val="007C0BF2"/>
    <w:rsid w:val="007C449A"/>
    <w:rsid w:val="007C6720"/>
    <w:rsid w:val="007D0D7D"/>
    <w:rsid w:val="007D2ED3"/>
    <w:rsid w:val="007D3CC0"/>
    <w:rsid w:val="007D4DDD"/>
    <w:rsid w:val="007D59CA"/>
    <w:rsid w:val="007E18C4"/>
    <w:rsid w:val="007E45CF"/>
    <w:rsid w:val="007E695E"/>
    <w:rsid w:val="007F2149"/>
    <w:rsid w:val="007F3850"/>
    <w:rsid w:val="007F7D23"/>
    <w:rsid w:val="00802DE1"/>
    <w:rsid w:val="00802E90"/>
    <w:rsid w:val="00806D7A"/>
    <w:rsid w:val="008071CA"/>
    <w:rsid w:val="0081037E"/>
    <w:rsid w:val="00816A7E"/>
    <w:rsid w:val="00830ED0"/>
    <w:rsid w:val="008405F7"/>
    <w:rsid w:val="00843E64"/>
    <w:rsid w:val="0084466D"/>
    <w:rsid w:val="0084715B"/>
    <w:rsid w:val="008515F1"/>
    <w:rsid w:val="00855572"/>
    <w:rsid w:val="008558C3"/>
    <w:rsid w:val="00855D80"/>
    <w:rsid w:val="008565BB"/>
    <w:rsid w:val="00856EF3"/>
    <w:rsid w:val="00860C7B"/>
    <w:rsid w:val="0088182E"/>
    <w:rsid w:val="00885106"/>
    <w:rsid w:val="00885E45"/>
    <w:rsid w:val="0088632B"/>
    <w:rsid w:val="00893712"/>
    <w:rsid w:val="00897113"/>
    <w:rsid w:val="008A1534"/>
    <w:rsid w:val="008A6CF1"/>
    <w:rsid w:val="008A7654"/>
    <w:rsid w:val="008B2339"/>
    <w:rsid w:val="008B381A"/>
    <w:rsid w:val="008B4892"/>
    <w:rsid w:val="008B72DA"/>
    <w:rsid w:val="008C01CA"/>
    <w:rsid w:val="008C4202"/>
    <w:rsid w:val="008C6F8C"/>
    <w:rsid w:val="008D0CB9"/>
    <w:rsid w:val="008D7810"/>
    <w:rsid w:val="008E0C76"/>
    <w:rsid w:val="008E5369"/>
    <w:rsid w:val="008E7012"/>
    <w:rsid w:val="008F245B"/>
    <w:rsid w:val="008F3D23"/>
    <w:rsid w:val="008F4163"/>
    <w:rsid w:val="008F66A7"/>
    <w:rsid w:val="00900E6F"/>
    <w:rsid w:val="00907ABA"/>
    <w:rsid w:val="009123A4"/>
    <w:rsid w:val="009145FD"/>
    <w:rsid w:val="009163A3"/>
    <w:rsid w:val="00917642"/>
    <w:rsid w:val="00923AB5"/>
    <w:rsid w:val="00924D17"/>
    <w:rsid w:val="009251E6"/>
    <w:rsid w:val="009328EC"/>
    <w:rsid w:val="00933A51"/>
    <w:rsid w:val="00940E6F"/>
    <w:rsid w:val="00945DBD"/>
    <w:rsid w:val="00954C23"/>
    <w:rsid w:val="00957325"/>
    <w:rsid w:val="009651E1"/>
    <w:rsid w:val="00965F3E"/>
    <w:rsid w:val="00972901"/>
    <w:rsid w:val="00980137"/>
    <w:rsid w:val="00984B64"/>
    <w:rsid w:val="009961F1"/>
    <w:rsid w:val="0099714E"/>
    <w:rsid w:val="009A2588"/>
    <w:rsid w:val="009B6F47"/>
    <w:rsid w:val="009B79D6"/>
    <w:rsid w:val="009C022A"/>
    <w:rsid w:val="009C3BB9"/>
    <w:rsid w:val="009E5CEC"/>
    <w:rsid w:val="009E6DEF"/>
    <w:rsid w:val="009E79A8"/>
    <w:rsid w:val="009F0C09"/>
    <w:rsid w:val="009F1EFA"/>
    <w:rsid w:val="009F6890"/>
    <w:rsid w:val="00A0015C"/>
    <w:rsid w:val="00A00762"/>
    <w:rsid w:val="00A00F8D"/>
    <w:rsid w:val="00A02106"/>
    <w:rsid w:val="00A12BBF"/>
    <w:rsid w:val="00A14ED2"/>
    <w:rsid w:val="00A14F51"/>
    <w:rsid w:val="00A17F61"/>
    <w:rsid w:val="00A2248E"/>
    <w:rsid w:val="00A3224E"/>
    <w:rsid w:val="00A3623D"/>
    <w:rsid w:val="00A36582"/>
    <w:rsid w:val="00A374D8"/>
    <w:rsid w:val="00A401EC"/>
    <w:rsid w:val="00A422BF"/>
    <w:rsid w:val="00A4258B"/>
    <w:rsid w:val="00A44F77"/>
    <w:rsid w:val="00A51F86"/>
    <w:rsid w:val="00A56983"/>
    <w:rsid w:val="00A57492"/>
    <w:rsid w:val="00A6062A"/>
    <w:rsid w:val="00A639CC"/>
    <w:rsid w:val="00A63F03"/>
    <w:rsid w:val="00A70EA8"/>
    <w:rsid w:val="00A72951"/>
    <w:rsid w:val="00A72E8F"/>
    <w:rsid w:val="00A74004"/>
    <w:rsid w:val="00A92EBF"/>
    <w:rsid w:val="00A937B0"/>
    <w:rsid w:val="00A93C52"/>
    <w:rsid w:val="00A9654B"/>
    <w:rsid w:val="00AB10B2"/>
    <w:rsid w:val="00AB4ADC"/>
    <w:rsid w:val="00AC1D79"/>
    <w:rsid w:val="00AD532C"/>
    <w:rsid w:val="00AD6468"/>
    <w:rsid w:val="00AD74E8"/>
    <w:rsid w:val="00AE6DFC"/>
    <w:rsid w:val="00AE7306"/>
    <w:rsid w:val="00AF50A7"/>
    <w:rsid w:val="00B040FC"/>
    <w:rsid w:val="00B05762"/>
    <w:rsid w:val="00B06919"/>
    <w:rsid w:val="00B15C02"/>
    <w:rsid w:val="00B20A6F"/>
    <w:rsid w:val="00B27905"/>
    <w:rsid w:val="00B3002B"/>
    <w:rsid w:val="00B43B92"/>
    <w:rsid w:val="00B43F59"/>
    <w:rsid w:val="00B70EAE"/>
    <w:rsid w:val="00B73749"/>
    <w:rsid w:val="00B74C0F"/>
    <w:rsid w:val="00B76A2E"/>
    <w:rsid w:val="00B8346D"/>
    <w:rsid w:val="00B844F3"/>
    <w:rsid w:val="00B905AB"/>
    <w:rsid w:val="00B908C8"/>
    <w:rsid w:val="00B920C1"/>
    <w:rsid w:val="00B94409"/>
    <w:rsid w:val="00B97391"/>
    <w:rsid w:val="00BA1E78"/>
    <w:rsid w:val="00BA396A"/>
    <w:rsid w:val="00BA4289"/>
    <w:rsid w:val="00BA5C39"/>
    <w:rsid w:val="00BB056E"/>
    <w:rsid w:val="00BB40DB"/>
    <w:rsid w:val="00BB427F"/>
    <w:rsid w:val="00BB430E"/>
    <w:rsid w:val="00BB59CB"/>
    <w:rsid w:val="00BB784A"/>
    <w:rsid w:val="00BB7910"/>
    <w:rsid w:val="00BC1029"/>
    <w:rsid w:val="00BD0F2A"/>
    <w:rsid w:val="00BD1446"/>
    <w:rsid w:val="00BD23D4"/>
    <w:rsid w:val="00BD6336"/>
    <w:rsid w:val="00BD799B"/>
    <w:rsid w:val="00BE0C3B"/>
    <w:rsid w:val="00BE2B2F"/>
    <w:rsid w:val="00BE2EB7"/>
    <w:rsid w:val="00BE50B1"/>
    <w:rsid w:val="00BF1CC0"/>
    <w:rsid w:val="00BF25DB"/>
    <w:rsid w:val="00BF7221"/>
    <w:rsid w:val="00C01AFB"/>
    <w:rsid w:val="00C054E7"/>
    <w:rsid w:val="00C112ED"/>
    <w:rsid w:val="00C25D9F"/>
    <w:rsid w:val="00C30554"/>
    <w:rsid w:val="00C36DC9"/>
    <w:rsid w:val="00C45D0E"/>
    <w:rsid w:val="00C6113D"/>
    <w:rsid w:val="00C62797"/>
    <w:rsid w:val="00C67F50"/>
    <w:rsid w:val="00C74C04"/>
    <w:rsid w:val="00C761AF"/>
    <w:rsid w:val="00C84F59"/>
    <w:rsid w:val="00C8792A"/>
    <w:rsid w:val="00C8799B"/>
    <w:rsid w:val="00CA0163"/>
    <w:rsid w:val="00CA0E0C"/>
    <w:rsid w:val="00CA2BC9"/>
    <w:rsid w:val="00CA3056"/>
    <w:rsid w:val="00CB5D4C"/>
    <w:rsid w:val="00CC14B9"/>
    <w:rsid w:val="00CC379C"/>
    <w:rsid w:val="00CC5A05"/>
    <w:rsid w:val="00CD3C6A"/>
    <w:rsid w:val="00CD4D9C"/>
    <w:rsid w:val="00CE1B78"/>
    <w:rsid w:val="00CE745A"/>
    <w:rsid w:val="00CF1A68"/>
    <w:rsid w:val="00CF1D91"/>
    <w:rsid w:val="00CF559C"/>
    <w:rsid w:val="00CF58E8"/>
    <w:rsid w:val="00D00B30"/>
    <w:rsid w:val="00D0101B"/>
    <w:rsid w:val="00D07585"/>
    <w:rsid w:val="00D07754"/>
    <w:rsid w:val="00D104C2"/>
    <w:rsid w:val="00D20AFF"/>
    <w:rsid w:val="00D24DA6"/>
    <w:rsid w:val="00D250CE"/>
    <w:rsid w:val="00D31188"/>
    <w:rsid w:val="00D36F68"/>
    <w:rsid w:val="00D40767"/>
    <w:rsid w:val="00D47142"/>
    <w:rsid w:val="00D55E90"/>
    <w:rsid w:val="00D5636F"/>
    <w:rsid w:val="00D600A8"/>
    <w:rsid w:val="00D603DA"/>
    <w:rsid w:val="00D60BC2"/>
    <w:rsid w:val="00D61BC8"/>
    <w:rsid w:val="00D658C7"/>
    <w:rsid w:val="00D6618A"/>
    <w:rsid w:val="00D67189"/>
    <w:rsid w:val="00D71483"/>
    <w:rsid w:val="00D7270D"/>
    <w:rsid w:val="00D73CAD"/>
    <w:rsid w:val="00D75596"/>
    <w:rsid w:val="00D7735C"/>
    <w:rsid w:val="00D83B17"/>
    <w:rsid w:val="00D84375"/>
    <w:rsid w:val="00D8707F"/>
    <w:rsid w:val="00D93401"/>
    <w:rsid w:val="00D95CF0"/>
    <w:rsid w:val="00D9637E"/>
    <w:rsid w:val="00D97675"/>
    <w:rsid w:val="00DC14B3"/>
    <w:rsid w:val="00DC499E"/>
    <w:rsid w:val="00DD525A"/>
    <w:rsid w:val="00DE0AD0"/>
    <w:rsid w:val="00DE174D"/>
    <w:rsid w:val="00DE217B"/>
    <w:rsid w:val="00DE4F85"/>
    <w:rsid w:val="00DE6371"/>
    <w:rsid w:val="00DF3D63"/>
    <w:rsid w:val="00E00422"/>
    <w:rsid w:val="00E01AFA"/>
    <w:rsid w:val="00E06E7C"/>
    <w:rsid w:val="00E07A19"/>
    <w:rsid w:val="00E11133"/>
    <w:rsid w:val="00E13FE8"/>
    <w:rsid w:val="00E17960"/>
    <w:rsid w:val="00E26A1C"/>
    <w:rsid w:val="00E273DC"/>
    <w:rsid w:val="00E33F25"/>
    <w:rsid w:val="00E40962"/>
    <w:rsid w:val="00E50705"/>
    <w:rsid w:val="00E52724"/>
    <w:rsid w:val="00E54946"/>
    <w:rsid w:val="00E6471B"/>
    <w:rsid w:val="00E71B06"/>
    <w:rsid w:val="00E7492C"/>
    <w:rsid w:val="00E76374"/>
    <w:rsid w:val="00E928FD"/>
    <w:rsid w:val="00E94C44"/>
    <w:rsid w:val="00EB4762"/>
    <w:rsid w:val="00ED093D"/>
    <w:rsid w:val="00ED09FD"/>
    <w:rsid w:val="00ED3F42"/>
    <w:rsid w:val="00ED76E3"/>
    <w:rsid w:val="00EE08B9"/>
    <w:rsid w:val="00EE352C"/>
    <w:rsid w:val="00EE4ED4"/>
    <w:rsid w:val="00EF011F"/>
    <w:rsid w:val="00EF0FF8"/>
    <w:rsid w:val="00EF1018"/>
    <w:rsid w:val="00EF38A5"/>
    <w:rsid w:val="00EF5AB7"/>
    <w:rsid w:val="00F02842"/>
    <w:rsid w:val="00F14552"/>
    <w:rsid w:val="00F145D1"/>
    <w:rsid w:val="00F15E5E"/>
    <w:rsid w:val="00F16ABA"/>
    <w:rsid w:val="00F32A12"/>
    <w:rsid w:val="00F33934"/>
    <w:rsid w:val="00F33A16"/>
    <w:rsid w:val="00F34995"/>
    <w:rsid w:val="00F35B5E"/>
    <w:rsid w:val="00F36FE5"/>
    <w:rsid w:val="00F372C0"/>
    <w:rsid w:val="00F52A15"/>
    <w:rsid w:val="00F55E79"/>
    <w:rsid w:val="00F56D00"/>
    <w:rsid w:val="00F56D44"/>
    <w:rsid w:val="00F642D3"/>
    <w:rsid w:val="00F65EDF"/>
    <w:rsid w:val="00F669E2"/>
    <w:rsid w:val="00F66ECB"/>
    <w:rsid w:val="00F67475"/>
    <w:rsid w:val="00F67BCC"/>
    <w:rsid w:val="00F70C25"/>
    <w:rsid w:val="00F70CBC"/>
    <w:rsid w:val="00F73A46"/>
    <w:rsid w:val="00F86E19"/>
    <w:rsid w:val="00F93437"/>
    <w:rsid w:val="00F955C3"/>
    <w:rsid w:val="00F963F6"/>
    <w:rsid w:val="00FA1DF4"/>
    <w:rsid w:val="00FA251A"/>
    <w:rsid w:val="00FA66F9"/>
    <w:rsid w:val="00FB2244"/>
    <w:rsid w:val="00FB22B8"/>
    <w:rsid w:val="00FB42E0"/>
    <w:rsid w:val="00FB5038"/>
    <w:rsid w:val="00FB708F"/>
    <w:rsid w:val="00FC1046"/>
    <w:rsid w:val="00FC22E6"/>
    <w:rsid w:val="00FD6A7B"/>
    <w:rsid w:val="00FE1AC5"/>
    <w:rsid w:val="00FE53EF"/>
    <w:rsid w:val="00FE5617"/>
    <w:rsid w:val="00FF03D4"/>
    <w:rsid w:val="00FF7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pPr>
      <w:spacing w:after="200" w:line="276" w:lineRule="auto"/>
    </w:pPr>
    <w:rPr>
      <w:rFonts w:cs="Calibr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sid w:val="001E2B34"/>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sid w:val="001E2B34"/>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E2B34"/>
    <w:rPr>
      <w:rFonts w:ascii="Times New Roman" w:hAnsi="Times New Roman" w:cs="Times New Roman"/>
      <w:sz w:val="2"/>
    </w:rPr>
  </w:style>
  <w:style w:type="paragraph" w:styleId="ListParagraph">
    <w:name w:val="List Paragraph"/>
    <w:basedOn w:val="Normal"/>
    <w:uiPriority w:val="99"/>
    <w:qFormat/>
    <w:rsid w:val="0043606D"/>
    <w:pPr>
      <w:ind w:left="720"/>
    </w:pPr>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 w:type="paragraph" w:styleId="Revision">
    <w:name w:val="Revision"/>
    <w:hidden/>
    <w:uiPriority w:val="99"/>
    <w:semiHidden/>
    <w:rsid w:val="00A3623D"/>
    <w:rPr>
      <w:rFonts w:cs="Calibri"/>
    </w:rPr>
  </w:style>
  <w:style w:type="table" w:styleId="TableGrid">
    <w:name w:val="Table Grid"/>
    <w:basedOn w:val="TableNormal"/>
    <w:uiPriority w:val="99"/>
    <w:locked/>
    <w:rsid w:val="00680E7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6E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6E74"/>
    <w:rPr>
      <w:rFonts w:cs="Calibri"/>
    </w:rPr>
  </w:style>
  <w:style w:type="paragraph" w:styleId="Footer">
    <w:name w:val="footer"/>
    <w:basedOn w:val="Normal"/>
    <w:link w:val="FooterChar"/>
    <w:uiPriority w:val="99"/>
    <w:unhideWhenUsed/>
    <w:rsid w:val="00246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E74"/>
    <w:rPr>
      <w:rFonts w:cs="Calibr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chart" Target="charts/chart12.xm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7.xml"/><Relationship Id="rId62" Type="http://schemas.openxmlformats.org/officeDocument/2006/relationships/chart" Target="charts/chart15.xml"/></Relationships>
</file>

<file path=word/charts/_rels/chart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9.xml"/></Relationships>
</file>

<file path=word/charts/_rels/chart1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0.xml"/></Relationships>
</file>

<file path=word/charts/_rels/chart12.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1.xml"/></Relationships>
</file>

<file path=word/charts/_rels/chart1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2.xml"/></Relationships>
</file>

<file path=word/charts/_rels/chart1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3.xml"/></Relationships>
</file>

<file path=word/charts/_rels/chart1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6.xml"/></Relationships>
</file>

<file path=word/charts/_rels/chart1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7.xml"/></Relationships>
</file>

<file path=word/charts/_rels/chart2.xml.rels><?xml version="1.0" encoding="UTF-8" standalone="yes"?>
<Relationships xmlns="http://schemas.openxmlformats.org/package/2006/relationships"><Relationship Id="rId1" Type="http://schemas.openxmlformats.org/officeDocument/2006/relationships/oleObject" Target="file:///C:\Data\Work\svn\code2\graph.xls"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68944232176E-2"/>
          <c:y val="1.755408952259346E-2"/>
        </c:manualLayout>
      </c:layout>
    </c:title>
    <c:plotArea>
      <c:layout>
        <c:manualLayout>
          <c:layoutTarget val="inner"/>
          <c:xMode val="edge"/>
          <c:yMode val="edge"/>
          <c:x val="4.8143460215336324E-2"/>
          <c:y val="9.2793927786053776E-2"/>
          <c:w val="0.83975227189932733"/>
          <c:h val="0.82421195999148755"/>
        </c:manualLayout>
      </c:layout>
      <c:lineChart>
        <c:grouping val="standard"/>
        <c:ser>
          <c:idx val="0"/>
          <c:order val="0"/>
          <c:tx>
            <c:v>AB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'3c'!$D$1:$D$54</c:f>
              <c:numCache>
                <c:formatCode>General</c:formatCode>
                <c:ptCount val="54"/>
                <c:pt idx="0">
                  <c:v>2.48</c:v>
                </c:pt>
                <c:pt idx="1">
                  <c:v>17.760000000000002</c:v>
                </c:pt>
                <c:pt idx="2">
                  <c:v>17.53</c:v>
                </c:pt>
                <c:pt idx="3">
                  <c:v>17.29</c:v>
                </c:pt>
                <c:pt idx="4">
                  <c:v>17.059999999999999</c:v>
                </c:pt>
                <c:pt idx="5">
                  <c:v>16.829999999999988</c:v>
                </c:pt>
                <c:pt idx="6">
                  <c:v>16.610000000000031</c:v>
                </c:pt>
                <c:pt idx="7">
                  <c:v>16.39</c:v>
                </c:pt>
                <c:pt idx="8">
                  <c:v>16.170000000000005</c:v>
                </c:pt>
                <c:pt idx="9">
                  <c:v>15.950000000000006</c:v>
                </c:pt>
                <c:pt idx="10">
                  <c:v>15.739999999999998</c:v>
                </c:pt>
                <c:pt idx="11">
                  <c:v>15.53</c:v>
                </c:pt>
                <c:pt idx="12">
                  <c:v>15.32</c:v>
                </c:pt>
                <c:pt idx="13">
                  <c:v>15.11</c:v>
                </c:pt>
                <c:pt idx="14">
                  <c:v>15.12</c:v>
                </c:pt>
                <c:pt idx="15">
                  <c:v>15.07</c:v>
                </c:pt>
                <c:pt idx="16">
                  <c:v>15.27</c:v>
                </c:pt>
                <c:pt idx="17">
                  <c:v>15.41</c:v>
                </c:pt>
                <c:pt idx="18">
                  <c:v>15.55</c:v>
                </c:pt>
                <c:pt idx="19">
                  <c:v>15.709999999999999</c:v>
                </c:pt>
                <c:pt idx="20">
                  <c:v>15.88</c:v>
                </c:pt>
                <c:pt idx="21">
                  <c:v>16.059999999999999</c:v>
                </c:pt>
                <c:pt idx="22">
                  <c:v>16.25</c:v>
                </c:pt>
                <c:pt idx="23">
                  <c:v>16.459999999999987</c:v>
                </c:pt>
                <c:pt idx="24">
                  <c:v>6.81</c:v>
                </c:pt>
                <c:pt idx="25">
                  <c:v>7</c:v>
                </c:pt>
                <c:pt idx="26">
                  <c:v>17.489999999999959</c:v>
                </c:pt>
                <c:pt idx="27">
                  <c:v>18.079999999999988</c:v>
                </c:pt>
                <c:pt idx="28">
                  <c:v>18.68</c:v>
                </c:pt>
                <c:pt idx="29">
                  <c:v>19.27</c:v>
                </c:pt>
                <c:pt idx="30">
                  <c:v>19.87</c:v>
                </c:pt>
                <c:pt idx="31">
                  <c:v>20.459999999999987</c:v>
                </c:pt>
                <c:pt idx="32">
                  <c:v>21.05</c:v>
                </c:pt>
                <c:pt idx="33">
                  <c:v>21.64</c:v>
                </c:pt>
                <c:pt idx="34">
                  <c:v>9.09</c:v>
                </c:pt>
                <c:pt idx="35">
                  <c:v>22.84</c:v>
                </c:pt>
                <c:pt idx="36">
                  <c:v>23.43</c:v>
                </c:pt>
                <c:pt idx="37">
                  <c:v>9.83</c:v>
                </c:pt>
                <c:pt idx="38">
                  <c:v>24.62</c:v>
                </c:pt>
                <c:pt idx="39">
                  <c:v>25.2</c:v>
                </c:pt>
                <c:pt idx="40">
                  <c:v>25.79</c:v>
                </c:pt>
                <c:pt idx="41">
                  <c:v>26.37</c:v>
                </c:pt>
                <c:pt idx="42">
                  <c:v>26.959999999999987</c:v>
                </c:pt>
                <c:pt idx="43">
                  <c:v>27.54</c:v>
                </c:pt>
                <c:pt idx="44">
                  <c:v>28.130000000000031</c:v>
                </c:pt>
                <c:pt idx="45">
                  <c:v>28.71</c:v>
                </c:pt>
                <c:pt idx="46">
                  <c:v>29.29</c:v>
                </c:pt>
                <c:pt idx="47">
                  <c:v>29.88</c:v>
                </c:pt>
                <c:pt idx="48">
                  <c:v>30.459999999999987</c:v>
                </c:pt>
                <c:pt idx="49">
                  <c:v>23.79</c:v>
                </c:pt>
                <c:pt idx="50">
                  <c:v>5.46</c:v>
                </c:pt>
                <c:pt idx="51">
                  <c:v>32.24</c:v>
                </c:pt>
                <c:pt idx="52">
                  <c:v>27.2</c:v>
                </c:pt>
              </c:numCache>
            </c:numRef>
          </c:val>
        </c:ser>
        <c:ser>
          <c:idx val="1"/>
          <c:order val="1"/>
          <c:tx>
            <c:v>AC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'3c'!$E$1:$E$54</c:f>
              <c:numCache>
                <c:formatCode>General</c:formatCode>
                <c:ptCount val="54"/>
                <c:pt idx="0">
                  <c:v>-13.48</c:v>
                </c:pt>
                <c:pt idx="1">
                  <c:v>-13.450000000000006</c:v>
                </c:pt>
                <c:pt idx="2">
                  <c:v>-13.41</c:v>
                </c:pt>
                <c:pt idx="3">
                  <c:v>-13.38</c:v>
                </c:pt>
                <c:pt idx="4">
                  <c:v>-13.360000000000015</c:v>
                </c:pt>
                <c:pt idx="5">
                  <c:v>-13.34</c:v>
                </c:pt>
                <c:pt idx="6">
                  <c:v>-13.32</c:v>
                </c:pt>
                <c:pt idx="7">
                  <c:v>-13.3</c:v>
                </c:pt>
                <c:pt idx="8">
                  <c:v>-13.29</c:v>
                </c:pt>
                <c:pt idx="9">
                  <c:v>-13.28</c:v>
                </c:pt>
                <c:pt idx="10">
                  <c:v>-13.28</c:v>
                </c:pt>
                <c:pt idx="11">
                  <c:v>-13.28</c:v>
                </c:pt>
                <c:pt idx="12">
                  <c:v>-13.28</c:v>
                </c:pt>
                <c:pt idx="13">
                  <c:v>-13.29</c:v>
                </c:pt>
                <c:pt idx="14">
                  <c:v>-39.08</c:v>
                </c:pt>
                <c:pt idx="15">
                  <c:v>-39.809999999999995</c:v>
                </c:pt>
                <c:pt idx="16">
                  <c:v>-69.11999999999999</c:v>
                </c:pt>
                <c:pt idx="17">
                  <c:v>-71.75</c:v>
                </c:pt>
                <c:pt idx="18">
                  <c:v>-74.52</c:v>
                </c:pt>
                <c:pt idx="19">
                  <c:v>-77.430000000000007</c:v>
                </c:pt>
                <c:pt idx="20">
                  <c:v>-80.510000000000005</c:v>
                </c:pt>
                <c:pt idx="21">
                  <c:v>-83.740000000000023</c:v>
                </c:pt>
                <c:pt idx="22">
                  <c:v>-87.149999999999991</c:v>
                </c:pt>
                <c:pt idx="23">
                  <c:v>-90.740000000000023</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numCache>
            </c:numRef>
          </c:val>
        </c:ser>
        <c:ser>
          <c:idx val="2"/>
          <c:order val="2"/>
          <c:tx>
            <c:v>BC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'3c'!$F$1:$F$54</c:f>
              <c:numCache>
                <c:formatCode>General</c:formatCode>
                <c:ptCount val="54"/>
                <c:pt idx="0">
                  <c:v>0.43000000000000038</c:v>
                </c:pt>
                <c:pt idx="1">
                  <c:v>17.760000000000002</c:v>
                </c:pt>
                <c:pt idx="2">
                  <c:v>17.52</c:v>
                </c:pt>
                <c:pt idx="3">
                  <c:v>17.279999999999987</c:v>
                </c:pt>
                <c:pt idx="4">
                  <c:v>17.05</c:v>
                </c:pt>
                <c:pt idx="5">
                  <c:v>16.82</c:v>
                </c:pt>
                <c:pt idx="6">
                  <c:v>16.600000000000001</c:v>
                </c:pt>
                <c:pt idx="7">
                  <c:v>16.37</c:v>
                </c:pt>
                <c:pt idx="8">
                  <c:v>16.149999999999999</c:v>
                </c:pt>
                <c:pt idx="9">
                  <c:v>15.93</c:v>
                </c:pt>
                <c:pt idx="10">
                  <c:v>15.709999999999999</c:v>
                </c:pt>
                <c:pt idx="11">
                  <c:v>15.5</c:v>
                </c:pt>
                <c:pt idx="12">
                  <c:v>15.29</c:v>
                </c:pt>
                <c:pt idx="13">
                  <c:v>15.08</c:v>
                </c:pt>
                <c:pt idx="14">
                  <c:v>6.03</c:v>
                </c:pt>
                <c:pt idx="15">
                  <c:v>15.07</c:v>
                </c:pt>
                <c:pt idx="16">
                  <c:v>6.1199999999999966</c:v>
                </c:pt>
                <c:pt idx="17">
                  <c:v>15.41</c:v>
                </c:pt>
                <c:pt idx="18">
                  <c:v>15.54</c:v>
                </c:pt>
                <c:pt idx="19">
                  <c:v>15.67</c:v>
                </c:pt>
                <c:pt idx="20">
                  <c:v>15.82</c:v>
                </c:pt>
                <c:pt idx="21">
                  <c:v>15.98</c:v>
                </c:pt>
                <c:pt idx="22">
                  <c:v>16.149999999999999</c:v>
                </c:pt>
                <c:pt idx="23">
                  <c:v>16.34</c:v>
                </c:pt>
                <c:pt idx="24">
                  <c:v>16.690000000000001</c:v>
                </c:pt>
                <c:pt idx="25">
                  <c:v>17.03</c:v>
                </c:pt>
                <c:pt idx="26">
                  <c:v>17.27</c:v>
                </c:pt>
                <c:pt idx="27">
                  <c:v>17.84</c:v>
                </c:pt>
                <c:pt idx="28">
                  <c:v>18.420000000000002</c:v>
                </c:pt>
                <c:pt idx="29">
                  <c:v>19</c:v>
                </c:pt>
                <c:pt idx="30">
                  <c:v>19.579999999999988</c:v>
                </c:pt>
                <c:pt idx="31">
                  <c:v>20.16</c:v>
                </c:pt>
                <c:pt idx="32">
                  <c:v>20.75</c:v>
                </c:pt>
                <c:pt idx="33">
                  <c:v>21.330000000000005</c:v>
                </c:pt>
                <c:pt idx="34">
                  <c:v>21.91</c:v>
                </c:pt>
                <c:pt idx="35">
                  <c:v>22.49</c:v>
                </c:pt>
                <c:pt idx="36">
                  <c:v>23.07</c:v>
                </c:pt>
                <c:pt idx="37">
                  <c:v>23.650000000000031</c:v>
                </c:pt>
                <c:pt idx="38">
                  <c:v>24.23</c:v>
                </c:pt>
                <c:pt idx="39">
                  <c:v>24.810000000000031</c:v>
                </c:pt>
                <c:pt idx="40">
                  <c:v>25.39</c:v>
                </c:pt>
                <c:pt idx="41">
                  <c:v>25.97</c:v>
                </c:pt>
                <c:pt idx="42">
                  <c:v>26.55</c:v>
                </c:pt>
                <c:pt idx="43">
                  <c:v>10.61</c:v>
                </c:pt>
                <c:pt idx="44">
                  <c:v>10.860000000000015</c:v>
                </c:pt>
                <c:pt idx="45">
                  <c:v>11.11</c:v>
                </c:pt>
                <c:pt idx="46">
                  <c:v>11.350000000000016</c:v>
                </c:pt>
                <c:pt idx="47">
                  <c:v>11.6</c:v>
                </c:pt>
                <c:pt idx="48">
                  <c:v>11.850000000000016</c:v>
                </c:pt>
                <c:pt idx="49">
                  <c:v>12.1</c:v>
                </c:pt>
                <c:pt idx="50">
                  <c:v>31.310000000000031</c:v>
                </c:pt>
                <c:pt idx="51">
                  <c:v>28.55</c:v>
                </c:pt>
                <c:pt idx="52">
                  <c:v>9.3800000000000008</c:v>
                </c:pt>
                <c:pt idx="53">
                  <c:v>16.16</c:v>
                </c:pt>
              </c:numCache>
            </c:numRef>
          </c:val>
        </c:ser>
        <c:marker val="1"/>
        <c:axId val="116127616"/>
        <c:axId val="116162560"/>
      </c:lineChart>
      <c:catAx>
        <c:axId val="116127616"/>
        <c:scaling>
          <c:orientation val="minMax"/>
        </c:scaling>
        <c:axPos val="b"/>
        <c:title>
          <c:tx>
            <c:rich>
              <a:bodyPr/>
              <a:lstStyle/>
              <a:p>
                <a:pPr>
                  <a:defRPr/>
                </a:pPr>
                <a:r>
                  <a:rPr lang="en-US" sz="1200"/>
                  <a:t>Turns</a:t>
                </a:r>
              </a:p>
            </c:rich>
          </c:tx>
          <c:layout>
            <c:manualLayout>
              <c:xMode val="edge"/>
              <c:yMode val="edge"/>
              <c:x val="0.91905629926488763"/>
              <c:y val="0.47350386607079531"/>
            </c:manualLayout>
          </c:layout>
        </c:title>
        <c:numFmt formatCode="General" sourceLinked="1"/>
        <c:tickLblPos val="nextTo"/>
        <c:crossAx val="116162560"/>
        <c:crossesAt val="0"/>
        <c:auto val="1"/>
        <c:lblAlgn val="ctr"/>
        <c:lblOffset val="50"/>
        <c:tickLblSkip val="5"/>
        <c:tickMarkSkip val="5"/>
      </c:catAx>
      <c:valAx>
        <c:axId val="116162560"/>
        <c:scaling>
          <c:orientation val="minMax"/>
          <c:max val="100"/>
          <c:min val="-100"/>
        </c:scaling>
        <c:axPos val="l"/>
        <c:majorGridlines/>
        <c:numFmt formatCode="General" sourceLinked="1"/>
        <c:tickLblPos val="nextTo"/>
        <c:crossAx val="116127616"/>
        <c:crosses val="autoZero"/>
        <c:crossBetween val="between"/>
      </c:valAx>
    </c:plotArea>
    <c:legend>
      <c:legendPos val="r"/>
      <c:layout>
        <c:manualLayout>
          <c:xMode val="edge"/>
          <c:yMode val="edge"/>
          <c:x val="0.22930689852693542"/>
          <c:y val="0.90373880394995454"/>
          <c:w val="0.53737259226961454"/>
          <c:h val="9.4121441097890224E-2"/>
        </c:manualLayout>
      </c:layout>
    </c:legend>
    <c:plotVisOnly val="1"/>
    <c:dispBlanksAs val="gap"/>
  </c:chart>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5E-2"/>
          <c:y val="7.7034480279006426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30.110000000000024</c:v>
                </c:pt>
                <c:pt idx="2">
                  <c:v>29.87</c:v>
                </c:pt>
                <c:pt idx="3">
                  <c:v>29.650000000000023</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21.810000000000024</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29.150000000000023</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29.810000000000024</c:v>
                </c:pt>
                <c:pt idx="64">
                  <c:v>29.810000000000024</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12.860000000000012</c:v>
                </c:pt>
                <c:pt idx="30">
                  <c:v>10.81</c:v>
                </c:pt>
                <c:pt idx="31">
                  <c:v>10</c:v>
                </c:pt>
                <c:pt idx="32">
                  <c:v>10</c:v>
                </c:pt>
                <c:pt idx="33">
                  <c:v>10</c:v>
                </c:pt>
                <c:pt idx="34">
                  <c:v>10</c:v>
                </c:pt>
                <c:pt idx="35">
                  <c:v>10</c:v>
                </c:pt>
                <c:pt idx="36">
                  <c:v>10</c:v>
                </c:pt>
                <c:pt idx="37">
                  <c:v>10</c:v>
                </c:pt>
                <c:pt idx="38">
                  <c:v>10</c:v>
                </c:pt>
                <c:pt idx="39">
                  <c:v>10</c:v>
                </c:pt>
                <c:pt idx="40">
                  <c:v>10</c:v>
                </c:pt>
                <c:pt idx="41">
                  <c:v>10.360000000000012</c:v>
                </c:pt>
                <c:pt idx="42">
                  <c:v>10.65</c:v>
                </c:pt>
                <c:pt idx="43">
                  <c:v>11.58</c:v>
                </c:pt>
                <c:pt idx="44">
                  <c:v>11.32</c:v>
                </c:pt>
                <c:pt idx="45">
                  <c:v>11.07</c:v>
                </c:pt>
                <c:pt idx="46">
                  <c:v>10.81</c:v>
                </c:pt>
              </c:numCache>
            </c:numRef>
          </c:val>
        </c:ser>
        <c:marker val="1"/>
        <c:axId val="64271872"/>
        <c:axId val="64273792"/>
      </c:lineChart>
      <c:catAx>
        <c:axId val="64271872"/>
        <c:scaling>
          <c:orientation val="minMax"/>
        </c:scaling>
        <c:axPos val="b"/>
        <c:title>
          <c:tx>
            <c:rich>
              <a:bodyPr/>
              <a:lstStyle/>
              <a:p>
                <a:pPr>
                  <a:defRPr/>
                </a:pPr>
                <a:r>
                  <a:rPr lang="en-US" sz="1200"/>
                  <a:t>Turns</a:t>
                </a:r>
              </a:p>
            </c:rich>
          </c:tx>
          <c:layout>
            <c:manualLayout>
              <c:xMode val="edge"/>
              <c:yMode val="edge"/>
              <c:x val="0.88638983644959934"/>
              <c:y val="0.88436342717434258"/>
            </c:manualLayout>
          </c:layout>
        </c:title>
        <c:numFmt formatCode="General" sourceLinked="1"/>
        <c:tickLblPos val="nextTo"/>
        <c:crossAx val="64273792"/>
        <c:crossesAt val="0"/>
        <c:auto val="1"/>
        <c:lblAlgn val="ctr"/>
        <c:lblOffset val="50"/>
        <c:tickLblSkip val="5"/>
        <c:tickMarkSkip val="5"/>
      </c:catAx>
      <c:valAx>
        <c:axId val="64273792"/>
        <c:scaling>
          <c:orientation val="minMax"/>
          <c:max val="100"/>
          <c:min val="0"/>
        </c:scaling>
        <c:axPos val="l"/>
        <c:majorGridlines/>
        <c:numFmt formatCode="General" sourceLinked="1"/>
        <c:tickLblPos val="nextTo"/>
        <c:crossAx val="64271872"/>
        <c:crosses val="autoZero"/>
        <c:crossBetween val="between"/>
      </c:valAx>
    </c:plotArea>
    <c:legend>
      <c:legendPos val="r"/>
      <c:layout>
        <c:manualLayout>
          <c:xMode val="edge"/>
          <c:yMode val="edge"/>
          <c:x val="0.86969418724939684"/>
          <c:y val="0.34626570308848381"/>
          <c:w val="0.11214530594099192"/>
          <c:h val="0.29053866896774994"/>
        </c:manualLayout>
      </c:layout>
    </c:legend>
    <c:plotVisOnly val="1"/>
    <c:dispBlanksAs val="gap"/>
  </c:chart>
  <c:externalData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39E-2"/>
          <c:y val="6.5071784059779515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31.610000000000024</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30.130000000000024</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31.110000000000024</c:v>
                </c:pt>
                <c:pt idx="128">
                  <c:v>21.810000000000024</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28.610000000000024</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22.810000000000024</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-1.1399999999999983</c:v>
                </c:pt>
                <c:pt idx="1">
                  <c:v>-1.1299999999999983</c:v>
                </c:pt>
                <c:pt idx="2">
                  <c:v>17.489999999999966</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15.360000000000012</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15.860000000000012</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0.95000000000000062</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21.150000000000023</c:v>
                </c:pt>
                <c:pt idx="43">
                  <c:v>21.97</c:v>
                </c:pt>
                <c:pt idx="44">
                  <c:v>22.8</c:v>
                </c:pt>
                <c:pt idx="45">
                  <c:v>23.64</c:v>
                </c:pt>
                <c:pt idx="46">
                  <c:v>24.47</c:v>
                </c:pt>
                <c:pt idx="47">
                  <c:v>25.310000000000024</c:v>
                </c:pt>
                <c:pt idx="48">
                  <c:v>26.14</c:v>
                </c:pt>
                <c:pt idx="49">
                  <c:v>26.97</c:v>
                </c:pt>
                <c:pt idx="50">
                  <c:v>27.810000000000024</c:v>
                </c:pt>
                <c:pt idx="51">
                  <c:v>28.82</c:v>
                </c:pt>
                <c:pt idx="52">
                  <c:v>29.810000000000024</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25.110000000000024</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21.630000000000024</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0.85000000000000064</c:v>
                </c:pt>
                <c:pt idx="1">
                  <c:v>17.8</c:v>
                </c:pt>
                <c:pt idx="2">
                  <c:v>17.38</c:v>
                </c:pt>
                <c:pt idx="3">
                  <c:v>16.97</c:v>
                </c:pt>
                <c:pt idx="4">
                  <c:v>16.57</c:v>
                </c:pt>
                <c:pt idx="5">
                  <c:v>16.18</c:v>
                </c:pt>
                <c:pt idx="6">
                  <c:v>15.8</c:v>
                </c:pt>
                <c:pt idx="7">
                  <c:v>15.43</c:v>
                </c:pt>
                <c:pt idx="8">
                  <c:v>15.06</c:v>
                </c:pt>
                <c:pt idx="9">
                  <c:v>14.7</c:v>
                </c:pt>
                <c:pt idx="10">
                  <c:v>14.360000000000012</c:v>
                </c:pt>
                <c:pt idx="11">
                  <c:v>14.02</c:v>
                </c:pt>
                <c:pt idx="12">
                  <c:v>13.850000000000012</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18.130000000000024</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64375040"/>
        <c:axId val="72274304"/>
      </c:lineChart>
      <c:catAx>
        <c:axId val="64375040"/>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72274304"/>
        <c:crossesAt val="0"/>
        <c:auto val="1"/>
        <c:lblAlgn val="ctr"/>
        <c:lblOffset val="50"/>
        <c:tickLblSkip val="5"/>
        <c:tickMarkSkip val="5"/>
      </c:catAx>
      <c:valAx>
        <c:axId val="72274304"/>
        <c:scaling>
          <c:orientation val="minMax"/>
          <c:max val="100"/>
          <c:min val="-100"/>
        </c:scaling>
        <c:axPos val="l"/>
        <c:majorGridlines/>
        <c:numFmt formatCode="General" sourceLinked="1"/>
        <c:tickLblPos val="nextTo"/>
        <c:crossAx val="64375040"/>
        <c:crosses val="autoZero"/>
        <c:crossBetween val="between"/>
      </c:valAx>
    </c:plotArea>
    <c:legend>
      <c:legendPos val="r"/>
      <c:layout>
        <c:manualLayout>
          <c:xMode val="edge"/>
          <c:yMode val="edge"/>
          <c:x val="7.0167132334264679E-2"/>
          <c:y val="0.91466775669434763"/>
          <c:w val="0.81264143594954052"/>
          <c:h val="8.3192346858282432E-2"/>
        </c:manualLayout>
      </c:layout>
    </c:legend>
    <c:plotVisOnly val="1"/>
    <c:dispBlanksAs val="gap"/>
  </c:chart>
  <c:externalData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181E-2"/>
          <c:y val="4.3744531933508589E-4"/>
        </c:manualLayout>
      </c:layout>
    </c:title>
    <c:plotArea>
      <c:layout>
        <c:manualLayout>
          <c:layoutTarget val="inner"/>
          <c:xMode val="edge"/>
          <c:yMode val="edge"/>
          <c:x val="6.5560917788502274E-2"/>
          <c:y val="8.5586678714341044E-2"/>
          <c:w val="0.81495216323765829"/>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30.110000000000024</c:v>
                </c:pt>
                <c:pt idx="2">
                  <c:v>29.85</c:v>
                </c:pt>
                <c:pt idx="3">
                  <c:v>29.6</c:v>
                </c:pt>
                <c:pt idx="4">
                  <c:v>29.36</c:v>
                </c:pt>
                <c:pt idx="5">
                  <c:v>29.130000000000024</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28.130000000000024</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18.130000000000024</c:v>
                </c:pt>
                <c:pt idx="21">
                  <c:v>17.649999999999999</c:v>
                </c:pt>
                <c:pt idx="22">
                  <c:v>17.34</c:v>
                </c:pt>
                <c:pt idx="23">
                  <c:v>16.989999999999966</c:v>
                </c:pt>
                <c:pt idx="24">
                  <c:v>16.610000000000024</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12.350000000000012</c:v>
                </c:pt>
                <c:pt idx="61">
                  <c:v>12.360000000000012</c:v>
                </c:pt>
                <c:pt idx="62">
                  <c:v>12.229999999999999</c:v>
                </c:pt>
                <c:pt idx="63">
                  <c:v>14.11</c:v>
                </c:pt>
                <c:pt idx="64">
                  <c:v>15</c:v>
                </c:pt>
                <c:pt idx="65">
                  <c:v>17.88</c:v>
                </c:pt>
                <c:pt idx="66">
                  <c:v>20.650000000000023</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28.650000000000023</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27.610000000000024</c:v>
                </c:pt>
                <c:pt idx="8">
                  <c:v>27.279999999999987</c:v>
                </c:pt>
                <c:pt idx="9">
                  <c:v>26.97</c:v>
                </c:pt>
                <c:pt idx="10">
                  <c:v>26.67</c:v>
                </c:pt>
                <c:pt idx="11">
                  <c:v>26.38</c:v>
                </c:pt>
                <c:pt idx="12">
                  <c:v>26.5</c:v>
                </c:pt>
                <c:pt idx="13">
                  <c:v>28.150000000000023</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24.630000000000024</c:v>
                </c:pt>
                <c:pt idx="67">
                  <c:v>25.25</c:v>
                </c:pt>
                <c:pt idx="68">
                  <c:v>28.06</c:v>
                </c:pt>
                <c:pt idx="69">
                  <c:v>27.419999999999987</c:v>
                </c:pt>
                <c:pt idx="70">
                  <c:v>24.77</c:v>
                </c:pt>
                <c:pt idx="71">
                  <c:v>22.57</c:v>
                </c:pt>
                <c:pt idx="72">
                  <c:v>20.170000000000005</c:v>
                </c:pt>
                <c:pt idx="73">
                  <c:v>17.57</c:v>
                </c:pt>
                <c:pt idx="74">
                  <c:v>16.29</c:v>
                </c:pt>
                <c:pt idx="75">
                  <c:v>13.350000000000012</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23.810000000000024</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60943360"/>
        <c:axId val="112440448"/>
      </c:lineChart>
      <c:catAx>
        <c:axId val="60943360"/>
        <c:scaling>
          <c:orientation val="minMax"/>
        </c:scaling>
        <c:axPos val="b"/>
        <c:title>
          <c:tx>
            <c:rich>
              <a:bodyPr/>
              <a:lstStyle/>
              <a:p>
                <a:pPr>
                  <a:defRPr/>
                </a:pPr>
                <a:r>
                  <a:rPr lang="en-US" sz="1200"/>
                  <a:t>Turns</a:t>
                </a:r>
              </a:p>
            </c:rich>
          </c:tx>
          <c:layout>
            <c:manualLayout>
              <c:xMode val="edge"/>
              <c:yMode val="edge"/>
              <c:x val="0.90159698586063597"/>
              <c:y val="0.88744259426588068"/>
            </c:manualLayout>
          </c:layout>
        </c:title>
        <c:numFmt formatCode="General" sourceLinked="1"/>
        <c:tickLblPos val="nextTo"/>
        <c:crossAx val="112440448"/>
        <c:crossesAt val="0"/>
        <c:auto val="1"/>
        <c:lblAlgn val="ctr"/>
        <c:lblOffset val="50"/>
        <c:tickLblSkip val="10"/>
        <c:tickMarkSkip val="5"/>
      </c:catAx>
      <c:valAx>
        <c:axId val="112440448"/>
        <c:scaling>
          <c:orientation val="minMax"/>
          <c:max val="100"/>
          <c:min val="0"/>
        </c:scaling>
        <c:axPos val="l"/>
        <c:majorGridlines/>
        <c:numFmt formatCode="General" sourceLinked="1"/>
        <c:tickLblPos val="nextTo"/>
        <c:crossAx val="60943360"/>
        <c:crosses val="autoZero"/>
        <c:crossBetween val="between"/>
      </c:valAx>
    </c:plotArea>
    <c:legend>
      <c:legendPos val="r"/>
      <c:layout>
        <c:manualLayout>
          <c:xMode val="edge"/>
          <c:yMode val="edge"/>
          <c:x val="0.87198391330116065"/>
          <c:y val="0.3930685713466161"/>
          <c:w val="0.12495808991618002"/>
          <c:h val="0.2661913572278875"/>
        </c:manualLayout>
      </c:layout>
    </c:legend>
    <c:plotVisOnly val="1"/>
    <c:dispBlanksAs val="gap"/>
  </c:chart>
  <c:externalData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5329630441039389E-2"/>
          <c:y val="6.7434966855558342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Sheet8!$G$1:$G$101</c:f>
              <c:numCache>
                <c:formatCode>General</c:formatCode>
                <c:ptCount val="10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-11.99</c:v>
                </c:pt>
                <c:pt idx="13">
                  <c:v>-11.83</c:v>
                </c:pt>
                <c:pt idx="14">
                  <c:v>-11.66</c:v>
                </c:pt>
                <c:pt idx="15">
                  <c:v>-11.5</c:v>
                </c:pt>
                <c:pt idx="16">
                  <c:v>-11.350000000000009</c:v>
                </c:pt>
                <c:pt idx="17">
                  <c:v>-11.209999999999999</c:v>
                </c:pt>
                <c:pt idx="18">
                  <c:v>-11.05</c:v>
                </c:pt>
                <c:pt idx="19">
                  <c:v>-10.9</c:v>
                </c:pt>
                <c:pt idx="20">
                  <c:v>-10.75</c:v>
                </c:pt>
                <c:pt idx="21">
                  <c:v>-10.57</c:v>
                </c:pt>
                <c:pt idx="22">
                  <c:v>-10.38</c:v>
                </c:pt>
                <c:pt idx="23">
                  <c:v>-10.18</c:v>
                </c:pt>
                <c:pt idx="24">
                  <c:v>-16.22</c:v>
                </c:pt>
                <c:pt idx="25">
                  <c:v>-15.89</c:v>
                </c:pt>
                <c:pt idx="26">
                  <c:v>-15.54</c:v>
                </c:pt>
                <c:pt idx="27">
                  <c:v>-15.15</c:v>
                </c:pt>
                <c:pt idx="28">
                  <c:v>-14.76</c:v>
                </c:pt>
                <c:pt idx="29">
                  <c:v>-14.34</c:v>
                </c:pt>
                <c:pt idx="30">
                  <c:v>-13.88</c:v>
                </c:pt>
                <c:pt idx="31">
                  <c:v>-13.450000000000006</c:v>
                </c:pt>
                <c:pt idx="32">
                  <c:v>-19.23</c:v>
                </c:pt>
                <c:pt idx="33">
                  <c:v>-18.72</c:v>
                </c:pt>
                <c:pt idx="34">
                  <c:v>-18.170000000000005</c:v>
                </c:pt>
                <c:pt idx="35">
                  <c:v>-17.66</c:v>
                </c:pt>
                <c:pt idx="36">
                  <c:v>-17.130000000000017</c:v>
                </c:pt>
                <c:pt idx="37">
                  <c:v>-16.55</c:v>
                </c:pt>
                <c:pt idx="38">
                  <c:v>-15.93</c:v>
                </c:pt>
                <c:pt idx="39">
                  <c:v>-22.09</c:v>
                </c:pt>
                <c:pt idx="40">
                  <c:v>-47.75</c:v>
                </c:pt>
                <c:pt idx="41">
                  <c:v>-50.67</c:v>
                </c:pt>
                <c:pt idx="42">
                  <c:v>-51.43</c:v>
                </c:pt>
                <c:pt idx="43">
                  <c:v>-51.83</c:v>
                </c:pt>
                <c:pt idx="44">
                  <c:v>-54.67</c:v>
                </c:pt>
                <c:pt idx="45">
                  <c:v>-72.52</c:v>
                </c:pt>
                <c:pt idx="46">
                  <c:v>-75.569999999999993</c:v>
                </c:pt>
                <c:pt idx="47">
                  <c:v>-78.819999999999993</c:v>
                </c:pt>
                <c:pt idx="48">
                  <c:v>-82.149999999999991</c:v>
                </c:pt>
                <c:pt idx="49">
                  <c:v>-88.75</c:v>
                </c:pt>
                <c:pt idx="50">
                  <c:v>-93.34</c:v>
                </c:pt>
                <c:pt idx="51">
                  <c:v>-98.13</c:v>
                </c:pt>
                <c:pt idx="52">
                  <c:v>-100</c:v>
                </c:pt>
                <c:pt idx="53">
                  <c:v>-100</c:v>
                </c:pt>
                <c:pt idx="54">
                  <c:v>-100</c:v>
                </c:pt>
                <c:pt idx="55">
                  <c:v>-100</c:v>
                </c:pt>
                <c:pt idx="56">
                  <c:v>-100</c:v>
                </c:pt>
                <c:pt idx="57">
                  <c:v>-100</c:v>
                </c:pt>
                <c:pt idx="58">
                  <c:v>-100</c:v>
                </c:pt>
                <c:pt idx="59">
                  <c:v>-100</c:v>
                </c:pt>
                <c:pt idx="60">
                  <c:v>-100</c:v>
                </c:pt>
                <c:pt idx="61">
                  <c:v>-99.7</c:v>
                </c:pt>
                <c:pt idx="62">
                  <c:v>-99.28</c:v>
                </c:pt>
                <c:pt idx="63">
                  <c:v>-100</c:v>
                </c:pt>
                <c:pt idx="64">
                  <c:v>-100</c:v>
                </c:pt>
                <c:pt idx="65">
                  <c:v>-100</c:v>
                </c:pt>
                <c:pt idx="66">
                  <c:v>-100</c:v>
                </c:pt>
                <c:pt idx="67">
                  <c:v>-99.990000000000023</c:v>
                </c:pt>
                <c:pt idx="68">
                  <c:v>-98.710000000000022</c:v>
                </c:pt>
                <c:pt idx="69">
                  <c:v>-97.43</c:v>
                </c:pt>
                <c:pt idx="70">
                  <c:v>-96.440000000000026</c:v>
                </c:pt>
                <c:pt idx="71">
                  <c:v>-98.08</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numCache>
            </c:numRef>
          </c:val>
        </c:ser>
        <c:ser>
          <c:idx val="1"/>
          <c:order val="1"/>
          <c:tx>
            <c:v>Relation AC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Sheet8!$H$1:$H$101</c:f>
              <c:numCache>
                <c:formatCode>General</c:formatCode>
                <c:ptCount val="10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16.670000000000005</c:v>
                </c:pt>
                <c:pt idx="13">
                  <c:v>17.72</c:v>
                </c:pt>
                <c:pt idx="14">
                  <c:v>17.72</c:v>
                </c:pt>
                <c:pt idx="15">
                  <c:v>17.73</c:v>
                </c:pt>
                <c:pt idx="16">
                  <c:v>17.779999999999987</c:v>
                </c:pt>
                <c:pt idx="17">
                  <c:v>18</c:v>
                </c:pt>
                <c:pt idx="18">
                  <c:v>18.190000000000001</c:v>
                </c:pt>
                <c:pt idx="19">
                  <c:v>18.43</c:v>
                </c:pt>
                <c:pt idx="20">
                  <c:v>18.8</c:v>
                </c:pt>
                <c:pt idx="21">
                  <c:v>19.149999999999999</c:v>
                </c:pt>
                <c:pt idx="22">
                  <c:v>19.5</c:v>
                </c:pt>
                <c:pt idx="23">
                  <c:v>19.87</c:v>
                </c:pt>
                <c:pt idx="24">
                  <c:v>20.29</c:v>
                </c:pt>
                <c:pt idx="25">
                  <c:v>20.69</c:v>
                </c:pt>
                <c:pt idx="26">
                  <c:v>21.110000000000017</c:v>
                </c:pt>
                <c:pt idx="27">
                  <c:v>21.54</c:v>
                </c:pt>
                <c:pt idx="28">
                  <c:v>19.87</c:v>
                </c:pt>
                <c:pt idx="29">
                  <c:v>20.309999999999999</c:v>
                </c:pt>
                <c:pt idx="30">
                  <c:v>20.74</c:v>
                </c:pt>
                <c:pt idx="31">
                  <c:v>21.19</c:v>
                </c:pt>
                <c:pt idx="32">
                  <c:v>18.93</c:v>
                </c:pt>
                <c:pt idx="33">
                  <c:v>19.37</c:v>
                </c:pt>
                <c:pt idx="34">
                  <c:v>19.8</c:v>
                </c:pt>
                <c:pt idx="35">
                  <c:v>20.23</c:v>
                </c:pt>
                <c:pt idx="36">
                  <c:v>20.630000000000017</c:v>
                </c:pt>
                <c:pt idx="37">
                  <c:v>21.02</c:v>
                </c:pt>
                <c:pt idx="38">
                  <c:v>21.39</c:v>
                </c:pt>
                <c:pt idx="39">
                  <c:v>19.809999999999999</c:v>
                </c:pt>
                <c:pt idx="40">
                  <c:v>18.309999999999999</c:v>
                </c:pt>
                <c:pt idx="41">
                  <c:v>16.760000000000002</c:v>
                </c:pt>
                <c:pt idx="42">
                  <c:v>26.7</c:v>
                </c:pt>
                <c:pt idx="43">
                  <c:v>27.32</c:v>
                </c:pt>
                <c:pt idx="44">
                  <c:v>27.95</c:v>
                </c:pt>
                <c:pt idx="45">
                  <c:v>28.67</c:v>
                </c:pt>
                <c:pt idx="46">
                  <c:v>29.43</c:v>
                </c:pt>
                <c:pt idx="47">
                  <c:v>30.2</c:v>
                </c:pt>
                <c:pt idx="48">
                  <c:v>28.1</c:v>
                </c:pt>
                <c:pt idx="49">
                  <c:v>25.91</c:v>
                </c:pt>
                <c:pt idx="50">
                  <c:v>26.630000000000017</c:v>
                </c:pt>
                <c:pt idx="51">
                  <c:v>24.23</c:v>
                </c:pt>
                <c:pt idx="52">
                  <c:v>21.68</c:v>
                </c:pt>
                <c:pt idx="53">
                  <c:v>32.1</c:v>
                </c:pt>
                <c:pt idx="54">
                  <c:v>29.43</c:v>
                </c:pt>
                <c:pt idx="55">
                  <c:v>17.16</c:v>
                </c:pt>
                <c:pt idx="56">
                  <c:v>37.379999999999995</c:v>
                </c:pt>
                <c:pt idx="57">
                  <c:v>33.1</c:v>
                </c:pt>
                <c:pt idx="58">
                  <c:v>28.73</c:v>
                </c:pt>
                <c:pt idx="59">
                  <c:v>28.87</c:v>
                </c:pt>
                <c:pt idx="60">
                  <c:v>24.29</c:v>
                </c:pt>
                <c:pt idx="61">
                  <c:v>33.42</c:v>
                </c:pt>
                <c:pt idx="62">
                  <c:v>28.630000000000017</c:v>
                </c:pt>
                <c:pt idx="63">
                  <c:v>28.72</c:v>
                </c:pt>
                <c:pt idx="64">
                  <c:v>28.8</c:v>
                </c:pt>
                <c:pt idx="65">
                  <c:v>28.88</c:v>
                </c:pt>
                <c:pt idx="66">
                  <c:v>23.77</c:v>
                </c:pt>
                <c:pt idx="67">
                  <c:v>19.149999999999999</c:v>
                </c:pt>
                <c:pt idx="68">
                  <c:v>38.949999999999996</c:v>
                </c:pt>
                <c:pt idx="69">
                  <c:v>32.370000000000005</c:v>
                </c:pt>
                <c:pt idx="70">
                  <c:v>25.759999999999987</c:v>
                </c:pt>
              </c:numCache>
            </c:numRef>
          </c:val>
        </c:ser>
        <c:ser>
          <c:idx val="2"/>
          <c:order val="2"/>
          <c:tx>
            <c:v>Relation AD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Sheet8!$I$1:$I$101</c:f>
              <c:numCache>
                <c:formatCode>General</c:formatCode>
                <c:ptCount val="10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-6.96</c:v>
                </c:pt>
                <c:pt idx="13">
                  <c:v>-6.9700000000000024</c:v>
                </c:pt>
                <c:pt idx="14">
                  <c:v>-6.9700000000000024</c:v>
                </c:pt>
                <c:pt idx="15">
                  <c:v>-6.98</c:v>
                </c:pt>
                <c:pt idx="16">
                  <c:v>-6.99</c:v>
                </c:pt>
                <c:pt idx="17">
                  <c:v>-7</c:v>
                </c:pt>
                <c:pt idx="18">
                  <c:v>-6.98</c:v>
                </c:pt>
                <c:pt idx="19">
                  <c:v>-6.96</c:v>
                </c:pt>
                <c:pt idx="20">
                  <c:v>-6.9300000000000024</c:v>
                </c:pt>
                <c:pt idx="21">
                  <c:v>-6.89</c:v>
                </c:pt>
                <c:pt idx="22">
                  <c:v>-6.85</c:v>
                </c:pt>
                <c:pt idx="23">
                  <c:v>-6.8</c:v>
                </c:pt>
                <c:pt idx="24">
                  <c:v>-6.76</c:v>
                </c:pt>
                <c:pt idx="25">
                  <c:v>-6.71</c:v>
                </c:pt>
                <c:pt idx="26">
                  <c:v>-6.6599999999999975</c:v>
                </c:pt>
                <c:pt idx="27">
                  <c:v>-6.6099999999999985</c:v>
                </c:pt>
                <c:pt idx="28">
                  <c:v>-6.57</c:v>
                </c:pt>
                <c:pt idx="29">
                  <c:v>-6.53</c:v>
                </c:pt>
                <c:pt idx="30">
                  <c:v>-6.49</c:v>
                </c:pt>
                <c:pt idx="31">
                  <c:v>-6.4300000000000024</c:v>
                </c:pt>
                <c:pt idx="32">
                  <c:v>-8.42</c:v>
                </c:pt>
                <c:pt idx="33">
                  <c:v>-8.3700000000000028</c:v>
                </c:pt>
                <c:pt idx="34">
                  <c:v>-8.32</c:v>
                </c:pt>
                <c:pt idx="35">
                  <c:v>-8.25</c:v>
                </c:pt>
                <c:pt idx="36">
                  <c:v>-8.120000000000001</c:v>
                </c:pt>
                <c:pt idx="37">
                  <c:v>-7.99</c:v>
                </c:pt>
                <c:pt idx="38">
                  <c:v>-7.85</c:v>
                </c:pt>
                <c:pt idx="39">
                  <c:v>-7.79</c:v>
                </c:pt>
                <c:pt idx="40">
                  <c:v>-7.87</c:v>
                </c:pt>
                <c:pt idx="41">
                  <c:v>-8.01</c:v>
                </c:pt>
                <c:pt idx="42">
                  <c:v>-8.0500000000000007</c:v>
                </c:pt>
                <c:pt idx="43">
                  <c:v>-8.07</c:v>
                </c:pt>
                <c:pt idx="44">
                  <c:v>-8.09</c:v>
                </c:pt>
                <c:pt idx="45">
                  <c:v>-8.16</c:v>
                </c:pt>
                <c:pt idx="46">
                  <c:v>-12.65</c:v>
                </c:pt>
                <c:pt idx="47">
                  <c:v>-12.850000000000009</c:v>
                </c:pt>
                <c:pt idx="48">
                  <c:v>-13.08</c:v>
                </c:pt>
                <c:pt idx="49">
                  <c:v>-13.360000000000008</c:v>
                </c:pt>
                <c:pt idx="50">
                  <c:v>-13.66</c:v>
                </c:pt>
                <c:pt idx="51">
                  <c:v>-14</c:v>
                </c:pt>
                <c:pt idx="52">
                  <c:v>-14.38</c:v>
                </c:pt>
                <c:pt idx="53">
                  <c:v>-14.67</c:v>
                </c:pt>
                <c:pt idx="54">
                  <c:v>-14.97</c:v>
                </c:pt>
                <c:pt idx="55">
                  <c:v>-19.149999999999999</c:v>
                </c:pt>
                <c:pt idx="56">
                  <c:v>-19.420000000000002</c:v>
                </c:pt>
                <c:pt idx="57">
                  <c:v>-19.71</c:v>
                </c:pt>
                <c:pt idx="58">
                  <c:v>-20.04</c:v>
                </c:pt>
                <c:pt idx="59">
                  <c:v>-22.77</c:v>
                </c:pt>
                <c:pt idx="60">
                  <c:v>-23.12</c:v>
                </c:pt>
                <c:pt idx="61">
                  <c:v>-23.330000000000005</c:v>
                </c:pt>
                <c:pt idx="62">
                  <c:v>-23.56</c:v>
                </c:pt>
                <c:pt idx="63">
                  <c:v>-23.77</c:v>
                </c:pt>
                <c:pt idx="64">
                  <c:v>-23.959999999999987</c:v>
                </c:pt>
                <c:pt idx="65">
                  <c:v>-24.14</c:v>
                </c:pt>
                <c:pt idx="66">
                  <c:v>-24.34</c:v>
                </c:pt>
                <c:pt idx="67">
                  <c:v>-31.72</c:v>
                </c:pt>
                <c:pt idx="68">
                  <c:v>-31.759999999999987</c:v>
                </c:pt>
                <c:pt idx="69">
                  <c:v>-31.86</c:v>
                </c:pt>
                <c:pt idx="70">
                  <c:v>-32.04</c:v>
                </c:pt>
                <c:pt idx="71">
                  <c:v>19.630000000000017</c:v>
                </c:pt>
                <c:pt idx="72">
                  <c:v>18.75</c:v>
                </c:pt>
                <c:pt idx="73">
                  <c:v>17.920000000000002</c:v>
                </c:pt>
                <c:pt idx="74">
                  <c:v>13.59</c:v>
                </c:pt>
                <c:pt idx="75">
                  <c:v>9.6</c:v>
                </c:pt>
                <c:pt idx="76">
                  <c:v>12.57</c:v>
                </c:pt>
                <c:pt idx="77">
                  <c:v>8.8500000000000068</c:v>
                </c:pt>
                <c:pt idx="78">
                  <c:v>14.84</c:v>
                </c:pt>
                <c:pt idx="79">
                  <c:v>14.28</c:v>
                </c:pt>
                <c:pt idx="80">
                  <c:v>11.08</c:v>
                </c:pt>
                <c:pt idx="81">
                  <c:v>8.2399999999999984</c:v>
                </c:pt>
                <c:pt idx="82">
                  <c:v>11.7</c:v>
                </c:pt>
                <c:pt idx="83">
                  <c:v>12.04</c:v>
                </c:pt>
                <c:pt idx="84">
                  <c:v>12.38</c:v>
                </c:pt>
                <c:pt idx="85">
                  <c:v>12.719999999999999</c:v>
                </c:pt>
                <c:pt idx="86">
                  <c:v>13.07</c:v>
                </c:pt>
                <c:pt idx="87">
                  <c:v>10.7</c:v>
                </c:pt>
                <c:pt idx="88">
                  <c:v>17.630000000000017</c:v>
                </c:pt>
                <c:pt idx="89">
                  <c:v>18.079999999999988</c:v>
                </c:pt>
                <c:pt idx="90">
                  <c:v>18.53</c:v>
                </c:pt>
                <c:pt idx="91">
                  <c:v>18.989999999999974</c:v>
                </c:pt>
                <c:pt idx="92">
                  <c:v>19.45</c:v>
                </c:pt>
                <c:pt idx="93">
                  <c:v>12.7</c:v>
                </c:pt>
                <c:pt idx="94">
                  <c:v>12.99</c:v>
                </c:pt>
                <c:pt idx="95">
                  <c:v>13.26</c:v>
                </c:pt>
                <c:pt idx="96">
                  <c:v>13.860000000000008</c:v>
                </c:pt>
                <c:pt idx="97">
                  <c:v>14.49</c:v>
                </c:pt>
                <c:pt idx="98">
                  <c:v>15.17</c:v>
                </c:pt>
                <c:pt idx="99">
                  <c:v>8.5300000000000011</c:v>
                </c:pt>
                <c:pt idx="100">
                  <c:v>24.39</c:v>
                </c:pt>
              </c:numCache>
            </c:numRef>
          </c:val>
        </c:ser>
        <c:ser>
          <c:idx val="3"/>
          <c:order val="3"/>
          <c:tx>
            <c:v>Relation AE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Sheet8!$J$1:$J$101</c:f>
              <c:numCache>
                <c:formatCode>General</c:formatCode>
                <c:ptCount val="101"/>
                <c:pt idx="0">
                  <c:v>-1.1399999999999988</c:v>
                </c:pt>
                <c:pt idx="1">
                  <c:v>-1.1299999999999988</c:v>
                </c:pt>
                <c:pt idx="2">
                  <c:v>17.489999999999974</c:v>
                </c:pt>
                <c:pt idx="3">
                  <c:v>17.12</c:v>
                </c:pt>
                <c:pt idx="4">
                  <c:v>16.77</c:v>
                </c:pt>
                <c:pt idx="5">
                  <c:v>16.420000000000002</c:v>
                </c:pt>
                <c:pt idx="6">
                  <c:v>16.079999999999988</c:v>
                </c:pt>
                <c:pt idx="7">
                  <c:v>15.75</c:v>
                </c:pt>
                <c:pt idx="8">
                  <c:v>15.42</c:v>
                </c:pt>
                <c:pt idx="9">
                  <c:v>15.1</c:v>
                </c:pt>
                <c:pt idx="10">
                  <c:v>14.79</c:v>
                </c:pt>
                <c:pt idx="11">
                  <c:v>14.48</c:v>
                </c:pt>
                <c:pt idx="12">
                  <c:v>14.18</c:v>
                </c:pt>
                <c:pt idx="13">
                  <c:v>13.9</c:v>
                </c:pt>
                <c:pt idx="14">
                  <c:v>13.61</c:v>
                </c:pt>
                <c:pt idx="15">
                  <c:v>13.33</c:v>
                </c:pt>
                <c:pt idx="16">
                  <c:v>10.49</c:v>
                </c:pt>
                <c:pt idx="17">
                  <c:v>7.8</c:v>
                </c:pt>
                <c:pt idx="18">
                  <c:v>12.97</c:v>
                </c:pt>
                <c:pt idx="19">
                  <c:v>10.220000000000001</c:v>
                </c:pt>
                <c:pt idx="20">
                  <c:v>7.53</c:v>
                </c:pt>
                <c:pt idx="21">
                  <c:v>13.15</c:v>
                </c:pt>
                <c:pt idx="22">
                  <c:v>13.25</c:v>
                </c:pt>
                <c:pt idx="23">
                  <c:v>13.370000000000006</c:v>
                </c:pt>
                <c:pt idx="24">
                  <c:v>13.56</c:v>
                </c:pt>
                <c:pt idx="25">
                  <c:v>13.76</c:v>
                </c:pt>
                <c:pt idx="26">
                  <c:v>13.98</c:v>
                </c:pt>
                <c:pt idx="27">
                  <c:v>14.209999999999999</c:v>
                </c:pt>
                <c:pt idx="28">
                  <c:v>14.47</c:v>
                </c:pt>
                <c:pt idx="29">
                  <c:v>14.7</c:v>
                </c:pt>
                <c:pt idx="30">
                  <c:v>14.93</c:v>
                </c:pt>
                <c:pt idx="31">
                  <c:v>11.98</c:v>
                </c:pt>
                <c:pt idx="32">
                  <c:v>12.26</c:v>
                </c:pt>
                <c:pt idx="33">
                  <c:v>12.450000000000006</c:v>
                </c:pt>
                <c:pt idx="34">
                  <c:v>12.629999999999999</c:v>
                </c:pt>
                <c:pt idx="35">
                  <c:v>9.8000000000000007</c:v>
                </c:pt>
                <c:pt idx="36">
                  <c:v>13.15</c:v>
                </c:pt>
                <c:pt idx="37">
                  <c:v>13.239999999999998</c:v>
                </c:pt>
                <c:pt idx="38">
                  <c:v>13.33</c:v>
                </c:pt>
                <c:pt idx="39">
                  <c:v>13.46</c:v>
                </c:pt>
                <c:pt idx="40">
                  <c:v>13.7</c:v>
                </c:pt>
                <c:pt idx="41">
                  <c:v>13.97</c:v>
                </c:pt>
                <c:pt idx="42">
                  <c:v>11.6</c:v>
                </c:pt>
                <c:pt idx="43">
                  <c:v>17.59</c:v>
                </c:pt>
                <c:pt idx="44">
                  <c:v>17.77</c:v>
                </c:pt>
                <c:pt idx="45">
                  <c:v>18.079999999999988</c:v>
                </c:pt>
                <c:pt idx="46">
                  <c:v>18.439999999999987</c:v>
                </c:pt>
                <c:pt idx="47">
                  <c:v>18.84</c:v>
                </c:pt>
                <c:pt idx="48">
                  <c:v>19.279999999999987</c:v>
                </c:pt>
                <c:pt idx="49">
                  <c:v>19.809999999999999</c:v>
                </c:pt>
                <c:pt idx="50">
                  <c:v>20.37</c:v>
                </c:pt>
                <c:pt idx="51">
                  <c:v>20.99</c:v>
                </c:pt>
                <c:pt idx="52">
                  <c:v>21.66</c:v>
                </c:pt>
                <c:pt idx="53">
                  <c:v>22.23</c:v>
                </c:pt>
                <c:pt idx="54">
                  <c:v>22.830000000000005</c:v>
                </c:pt>
                <c:pt idx="55">
                  <c:v>28.95</c:v>
                </c:pt>
                <c:pt idx="56">
                  <c:v>29.52</c:v>
                </c:pt>
                <c:pt idx="57">
                  <c:v>30.12</c:v>
                </c:pt>
                <c:pt idx="58">
                  <c:v>30.75</c:v>
                </c:pt>
                <c:pt idx="59">
                  <c:v>31.4</c:v>
                </c:pt>
                <c:pt idx="60">
                  <c:v>32.07</c:v>
                </c:pt>
                <c:pt idx="61">
                  <c:v>32.58</c:v>
                </c:pt>
                <c:pt idx="62">
                  <c:v>33.120000000000012</c:v>
                </c:pt>
                <c:pt idx="63">
                  <c:v>33.65</c:v>
                </c:pt>
                <c:pt idx="64">
                  <c:v>34.17</c:v>
                </c:pt>
                <c:pt idx="65">
                  <c:v>34.660000000000011</c:v>
                </c:pt>
                <c:pt idx="66">
                  <c:v>35.21</c:v>
                </c:pt>
                <c:pt idx="67">
                  <c:v>43.48</c:v>
                </c:pt>
                <c:pt idx="68">
                  <c:v>43.809999999999995</c:v>
                </c:pt>
                <c:pt idx="69">
                  <c:v>44.190000000000012</c:v>
                </c:pt>
                <c:pt idx="70">
                  <c:v>44.620000000000012</c:v>
                </c:pt>
                <c:pt idx="71">
                  <c:v>43.65</c:v>
                </c:pt>
                <c:pt idx="72">
                  <c:v>42.849999999999994</c:v>
                </c:pt>
                <c:pt idx="73">
                  <c:v>42.15</c:v>
                </c:pt>
                <c:pt idx="74">
                  <c:v>38.790000000000013</c:v>
                </c:pt>
                <c:pt idx="75">
                  <c:v>35.620000000000012</c:v>
                </c:pt>
                <c:pt idx="76">
                  <c:v>32.56</c:v>
                </c:pt>
                <c:pt idx="77">
                  <c:v>29.62</c:v>
                </c:pt>
                <c:pt idx="78">
                  <c:v>29.54</c:v>
                </c:pt>
                <c:pt idx="79">
                  <c:v>29.52</c:v>
                </c:pt>
                <c:pt idx="80">
                  <c:v>26.71</c:v>
                </c:pt>
                <c:pt idx="81">
                  <c:v>23.939999999999987</c:v>
                </c:pt>
                <c:pt idx="82">
                  <c:v>21.16</c:v>
                </c:pt>
                <c:pt idx="83">
                  <c:v>21.259999999999987</c:v>
                </c:pt>
                <c:pt idx="84">
                  <c:v>21.36</c:v>
                </c:pt>
                <c:pt idx="85">
                  <c:v>21.45</c:v>
                </c:pt>
                <c:pt idx="86">
                  <c:v>21.54</c:v>
                </c:pt>
                <c:pt idx="87">
                  <c:v>21.64</c:v>
                </c:pt>
                <c:pt idx="88">
                  <c:v>21.72</c:v>
                </c:pt>
                <c:pt idx="89">
                  <c:v>21.8</c:v>
                </c:pt>
                <c:pt idx="90">
                  <c:v>21.88</c:v>
                </c:pt>
                <c:pt idx="91">
                  <c:v>21.95</c:v>
                </c:pt>
                <c:pt idx="92">
                  <c:v>22.02</c:v>
                </c:pt>
                <c:pt idx="93">
                  <c:v>19.07</c:v>
                </c:pt>
                <c:pt idx="94">
                  <c:v>28.68</c:v>
                </c:pt>
                <c:pt idx="95">
                  <c:v>25.67</c:v>
                </c:pt>
                <c:pt idx="96">
                  <c:v>23.27</c:v>
                </c:pt>
                <c:pt idx="97">
                  <c:v>19.739999999999988</c:v>
                </c:pt>
                <c:pt idx="98">
                  <c:v>16.670000000000005</c:v>
                </c:pt>
                <c:pt idx="99">
                  <c:v>26.29</c:v>
                </c:pt>
                <c:pt idx="100">
                  <c:v>25.9</c:v>
                </c:pt>
              </c:numCache>
            </c:numRef>
          </c:val>
        </c:ser>
        <c:ser>
          <c:idx val="4"/>
          <c:order val="4"/>
          <c:tx>
            <c:v>Relation BC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Sheet8!$K$1:$K$101</c:f>
              <c:numCache>
                <c:formatCode>General</c:formatCode>
                <c:ptCount val="10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11.870000000000006</c:v>
                </c:pt>
                <c:pt idx="13">
                  <c:v>9.620000000000001</c:v>
                </c:pt>
                <c:pt idx="14">
                  <c:v>9.57</c:v>
                </c:pt>
                <c:pt idx="15">
                  <c:v>9.52</c:v>
                </c:pt>
                <c:pt idx="16">
                  <c:v>9.49</c:v>
                </c:pt>
                <c:pt idx="17">
                  <c:v>9.56</c:v>
                </c:pt>
                <c:pt idx="18">
                  <c:v>9.6399999999999988</c:v>
                </c:pt>
                <c:pt idx="19">
                  <c:v>9.75</c:v>
                </c:pt>
                <c:pt idx="20">
                  <c:v>9.93</c:v>
                </c:pt>
                <c:pt idx="21">
                  <c:v>10.120000000000001</c:v>
                </c:pt>
                <c:pt idx="22">
                  <c:v>10.32</c:v>
                </c:pt>
                <c:pt idx="23">
                  <c:v>10.53</c:v>
                </c:pt>
                <c:pt idx="24">
                  <c:v>7.75</c:v>
                </c:pt>
                <c:pt idx="25">
                  <c:v>16.02</c:v>
                </c:pt>
                <c:pt idx="26">
                  <c:v>16.37</c:v>
                </c:pt>
                <c:pt idx="27">
                  <c:v>16.73</c:v>
                </c:pt>
                <c:pt idx="28">
                  <c:v>16.829999999999988</c:v>
                </c:pt>
                <c:pt idx="29">
                  <c:v>17.23</c:v>
                </c:pt>
                <c:pt idx="30">
                  <c:v>17.62</c:v>
                </c:pt>
                <c:pt idx="31">
                  <c:v>18.03</c:v>
                </c:pt>
                <c:pt idx="32">
                  <c:v>18.489999999999974</c:v>
                </c:pt>
                <c:pt idx="33">
                  <c:v>18.939999999999987</c:v>
                </c:pt>
                <c:pt idx="34">
                  <c:v>19.38</c:v>
                </c:pt>
                <c:pt idx="35">
                  <c:v>19.84</c:v>
                </c:pt>
                <c:pt idx="36">
                  <c:v>20.309999999999999</c:v>
                </c:pt>
                <c:pt idx="37">
                  <c:v>20.77</c:v>
                </c:pt>
                <c:pt idx="38">
                  <c:v>21.23</c:v>
                </c:pt>
                <c:pt idx="39">
                  <c:v>19.88</c:v>
                </c:pt>
                <c:pt idx="40">
                  <c:v>19.25</c:v>
                </c:pt>
                <c:pt idx="41">
                  <c:v>19.22</c:v>
                </c:pt>
                <c:pt idx="42">
                  <c:v>19.939999999999987</c:v>
                </c:pt>
                <c:pt idx="43">
                  <c:v>20.64</c:v>
                </c:pt>
                <c:pt idx="44">
                  <c:v>17.149999999999999</c:v>
                </c:pt>
                <c:pt idx="45">
                  <c:v>23.37</c:v>
                </c:pt>
                <c:pt idx="46">
                  <c:v>24.21</c:v>
                </c:pt>
                <c:pt idx="47">
                  <c:v>25.04</c:v>
                </c:pt>
                <c:pt idx="48">
                  <c:v>29.84</c:v>
                </c:pt>
                <c:pt idx="49">
                  <c:v>31.03</c:v>
                </c:pt>
                <c:pt idx="50">
                  <c:v>31.99</c:v>
                </c:pt>
                <c:pt idx="51">
                  <c:v>37.809999999999995</c:v>
                </c:pt>
                <c:pt idx="52">
                  <c:v>43.86</c:v>
                </c:pt>
                <c:pt idx="53">
                  <c:v>50.06</c:v>
                </c:pt>
                <c:pt idx="54">
                  <c:v>56.42</c:v>
                </c:pt>
                <c:pt idx="55">
                  <c:v>62.93</c:v>
                </c:pt>
                <c:pt idx="56">
                  <c:v>63.339999999999996</c:v>
                </c:pt>
                <c:pt idx="57">
                  <c:v>69.010000000000005</c:v>
                </c:pt>
                <c:pt idx="58">
                  <c:v>74.7</c:v>
                </c:pt>
                <c:pt idx="59">
                  <c:v>74.569999999999993</c:v>
                </c:pt>
                <c:pt idx="60">
                  <c:v>80.11</c:v>
                </c:pt>
                <c:pt idx="61">
                  <c:v>85.58</c:v>
                </c:pt>
                <c:pt idx="62">
                  <c:v>90.95</c:v>
                </c:pt>
                <c:pt idx="63">
                  <c:v>86.38</c:v>
                </c:pt>
                <c:pt idx="64">
                  <c:v>86.149999999999991</c:v>
                </c:pt>
                <c:pt idx="65">
                  <c:v>85.940000000000026</c:v>
                </c:pt>
                <c:pt idx="66">
                  <c:v>88.960000000000022</c:v>
                </c:pt>
                <c:pt idx="67">
                  <c:v>96.2</c:v>
                </c:pt>
                <c:pt idx="68">
                  <c:v>95.82</c:v>
                </c:pt>
                <c:pt idx="69">
                  <c:v>99.490000000000023</c:v>
                </c:pt>
                <c:pt idx="70">
                  <c:v>99.490000000000023</c:v>
                </c:pt>
              </c:numCache>
            </c:numRef>
          </c:val>
        </c:ser>
        <c:ser>
          <c:idx val="5"/>
          <c:order val="5"/>
          <c:tx>
            <c:v>Relation BD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Sheet8!$L$1:$L$101</c:f>
              <c:numCache>
                <c:formatCode>General</c:formatCode>
                <c:ptCount val="10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14.6</c:v>
                </c:pt>
                <c:pt idx="13">
                  <c:v>14.53</c:v>
                </c:pt>
                <c:pt idx="14">
                  <c:v>14.47</c:v>
                </c:pt>
                <c:pt idx="15">
                  <c:v>14.41</c:v>
                </c:pt>
                <c:pt idx="16">
                  <c:v>14.34</c:v>
                </c:pt>
                <c:pt idx="17">
                  <c:v>14.26</c:v>
                </c:pt>
                <c:pt idx="18">
                  <c:v>14.17</c:v>
                </c:pt>
                <c:pt idx="19">
                  <c:v>14.07</c:v>
                </c:pt>
                <c:pt idx="20">
                  <c:v>13.950000000000006</c:v>
                </c:pt>
                <c:pt idx="21">
                  <c:v>13.82</c:v>
                </c:pt>
                <c:pt idx="22">
                  <c:v>13.7</c:v>
                </c:pt>
                <c:pt idx="23">
                  <c:v>13.57</c:v>
                </c:pt>
                <c:pt idx="24">
                  <c:v>14.52</c:v>
                </c:pt>
                <c:pt idx="25">
                  <c:v>14.370000000000006</c:v>
                </c:pt>
                <c:pt idx="26">
                  <c:v>14.219999999999999</c:v>
                </c:pt>
                <c:pt idx="27">
                  <c:v>14.06</c:v>
                </c:pt>
                <c:pt idx="28">
                  <c:v>13.93</c:v>
                </c:pt>
                <c:pt idx="29">
                  <c:v>13.81</c:v>
                </c:pt>
                <c:pt idx="30">
                  <c:v>13.67</c:v>
                </c:pt>
                <c:pt idx="31">
                  <c:v>13.51</c:v>
                </c:pt>
                <c:pt idx="32">
                  <c:v>13.39</c:v>
                </c:pt>
                <c:pt idx="33">
                  <c:v>13.27</c:v>
                </c:pt>
                <c:pt idx="34">
                  <c:v>13.15</c:v>
                </c:pt>
                <c:pt idx="35">
                  <c:v>12.98</c:v>
                </c:pt>
                <c:pt idx="36">
                  <c:v>12.78</c:v>
                </c:pt>
                <c:pt idx="37">
                  <c:v>12.57</c:v>
                </c:pt>
                <c:pt idx="38">
                  <c:v>12.350000000000009</c:v>
                </c:pt>
                <c:pt idx="39">
                  <c:v>13.54</c:v>
                </c:pt>
                <c:pt idx="40">
                  <c:v>15.07</c:v>
                </c:pt>
                <c:pt idx="41">
                  <c:v>16.760000000000002</c:v>
                </c:pt>
                <c:pt idx="42">
                  <c:v>17.18</c:v>
                </c:pt>
                <c:pt idx="43">
                  <c:v>17.57</c:v>
                </c:pt>
                <c:pt idx="44">
                  <c:v>19.29</c:v>
                </c:pt>
                <c:pt idx="45">
                  <c:v>21.110000000000017</c:v>
                </c:pt>
                <c:pt idx="46">
                  <c:v>18.190000000000001</c:v>
                </c:pt>
                <c:pt idx="47">
                  <c:v>18.779999999999987</c:v>
                </c:pt>
                <c:pt idx="48">
                  <c:v>19.32</c:v>
                </c:pt>
                <c:pt idx="49">
                  <c:v>21.91</c:v>
                </c:pt>
                <c:pt idx="50">
                  <c:v>22.56</c:v>
                </c:pt>
                <c:pt idx="51">
                  <c:v>23.16</c:v>
                </c:pt>
                <c:pt idx="52">
                  <c:v>23.73</c:v>
                </c:pt>
                <c:pt idx="53">
                  <c:v>24.22</c:v>
                </c:pt>
                <c:pt idx="54">
                  <c:v>24.630000000000017</c:v>
                </c:pt>
                <c:pt idx="55">
                  <c:v>24.99</c:v>
                </c:pt>
                <c:pt idx="56">
                  <c:v>25.35</c:v>
                </c:pt>
                <c:pt idx="57">
                  <c:v>25.630000000000017</c:v>
                </c:pt>
                <c:pt idx="58">
                  <c:v>25.85</c:v>
                </c:pt>
                <c:pt idx="59">
                  <c:v>40.9</c:v>
                </c:pt>
                <c:pt idx="60">
                  <c:v>40.83</c:v>
                </c:pt>
                <c:pt idx="61">
                  <c:v>40.65</c:v>
                </c:pt>
                <c:pt idx="62">
                  <c:v>40.339999999999996</c:v>
                </c:pt>
                <c:pt idx="63">
                  <c:v>43.7</c:v>
                </c:pt>
                <c:pt idx="64">
                  <c:v>43.57</c:v>
                </c:pt>
                <c:pt idx="65">
                  <c:v>43.46</c:v>
                </c:pt>
                <c:pt idx="66">
                  <c:v>46.93</c:v>
                </c:pt>
                <c:pt idx="67">
                  <c:v>46.720000000000013</c:v>
                </c:pt>
                <c:pt idx="68">
                  <c:v>46.54</c:v>
                </c:pt>
                <c:pt idx="69">
                  <c:v>46.260000000000012</c:v>
                </c:pt>
                <c:pt idx="70">
                  <c:v>45.97</c:v>
                </c:pt>
                <c:pt idx="71">
                  <c:v>29.77</c:v>
                </c:pt>
                <c:pt idx="72">
                  <c:v>25.91</c:v>
                </c:pt>
                <c:pt idx="73">
                  <c:v>25.03</c:v>
                </c:pt>
                <c:pt idx="74">
                  <c:v>24.21</c:v>
                </c:pt>
                <c:pt idx="75">
                  <c:v>23.47</c:v>
                </c:pt>
                <c:pt idx="76">
                  <c:v>22.72</c:v>
                </c:pt>
                <c:pt idx="77">
                  <c:v>22.03</c:v>
                </c:pt>
                <c:pt idx="78">
                  <c:v>21.3</c:v>
                </c:pt>
                <c:pt idx="79">
                  <c:v>20.58</c:v>
                </c:pt>
                <c:pt idx="80">
                  <c:v>20.479999999999986</c:v>
                </c:pt>
                <c:pt idx="81">
                  <c:v>21.24</c:v>
                </c:pt>
                <c:pt idx="82">
                  <c:v>22.01</c:v>
                </c:pt>
                <c:pt idx="83">
                  <c:v>22.77</c:v>
                </c:pt>
                <c:pt idx="84">
                  <c:v>23.53</c:v>
                </c:pt>
                <c:pt idx="85">
                  <c:v>24.29</c:v>
                </c:pt>
                <c:pt idx="86">
                  <c:v>25.05</c:v>
                </c:pt>
                <c:pt idx="87">
                  <c:v>41.2</c:v>
                </c:pt>
                <c:pt idx="88">
                  <c:v>42.349999999999994</c:v>
                </c:pt>
                <c:pt idx="89">
                  <c:v>43.52</c:v>
                </c:pt>
                <c:pt idx="90">
                  <c:v>44.68</c:v>
                </c:pt>
                <c:pt idx="91">
                  <c:v>45.86</c:v>
                </c:pt>
                <c:pt idx="92">
                  <c:v>47.04</c:v>
                </c:pt>
                <c:pt idx="93">
                  <c:v>48.220000000000013</c:v>
                </c:pt>
                <c:pt idx="94">
                  <c:v>49.41</c:v>
                </c:pt>
                <c:pt idx="95">
                  <c:v>50.61</c:v>
                </c:pt>
                <c:pt idx="96">
                  <c:v>49.83</c:v>
                </c:pt>
                <c:pt idx="97">
                  <c:v>48.849999999999994</c:v>
                </c:pt>
                <c:pt idx="98">
                  <c:v>47.77</c:v>
                </c:pt>
                <c:pt idx="99">
                  <c:v>46.57</c:v>
                </c:pt>
              </c:numCache>
            </c:numRef>
          </c:val>
        </c:ser>
        <c:ser>
          <c:idx val="6"/>
          <c:order val="6"/>
          <c:tx>
            <c:v>Relation BE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Sheet8!$M$1:$M$101</c:f>
              <c:numCache>
                <c:formatCode>General</c:formatCode>
                <c:ptCount val="10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c:v>
                </c:pt>
                <c:pt idx="13">
                  <c:v>12.239999999999998</c:v>
                </c:pt>
                <c:pt idx="14">
                  <c:v>11.870000000000006</c:v>
                </c:pt>
                <c:pt idx="15">
                  <c:v>11.51</c:v>
                </c:pt>
                <c:pt idx="16">
                  <c:v>9.81</c:v>
                </c:pt>
                <c:pt idx="17">
                  <c:v>8.3000000000000007</c:v>
                </c:pt>
                <c:pt idx="18">
                  <c:v>6.7700000000000014</c:v>
                </c:pt>
                <c:pt idx="19">
                  <c:v>5.28</c:v>
                </c:pt>
                <c:pt idx="20">
                  <c:v>3.84</c:v>
                </c:pt>
                <c:pt idx="21">
                  <c:v>3.86</c:v>
                </c:pt>
                <c:pt idx="22">
                  <c:v>3.8899999999999997</c:v>
                </c:pt>
                <c:pt idx="23">
                  <c:v>3.92</c:v>
                </c:pt>
                <c:pt idx="24">
                  <c:v>1.9500000000000011</c:v>
                </c:pt>
                <c:pt idx="25">
                  <c:v>1.9800000000000011</c:v>
                </c:pt>
                <c:pt idx="26">
                  <c:v>2.02</c:v>
                </c:pt>
                <c:pt idx="27">
                  <c:v>2.0499999999999998</c:v>
                </c:pt>
                <c:pt idx="28">
                  <c:v>2.09</c:v>
                </c:pt>
                <c:pt idx="29">
                  <c:v>2.13</c:v>
                </c:pt>
                <c:pt idx="30">
                  <c:v>2.16</c:v>
                </c:pt>
                <c:pt idx="31">
                  <c:v>-0.49000000000000027</c:v>
                </c:pt>
                <c:pt idx="32">
                  <c:v>-0.5</c:v>
                </c:pt>
                <c:pt idx="33">
                  <c:v>-0.51</c:v>
                </c:pt>
                <c:pt idx="34">
                  <c:v>-0.51</c:v>
                </c:pt>
                <c:pt idx="35">
                  <c:v>-3.4699999999999998</c:v>
                </c:pt>
                <c:pt idx="36">
                  <c:v>-6.52</c:v>
                </c:pt>
                <c:pt idx="37">
                  <c:v>-6.59</c:v>
                </c:pt>
                <c:pt idx="38">
                  <c:v>-6.67</c:v>
                </c:pt>
                <c:pt idx="39">
                  <c:v>-8.83</c:v>
                </c:pt>
                <c:pt idx="40">
                  <c:v>-11.18</c:v>
                </c:pt>
                <c:pt idx="41">
                  <c:v>-13.65</c:v>
                </c:pt>
                <c:pt idx="42">
                  <c:v>-17.010000000000005</c:v>
                </c:pt>
                <c:pt idx="43">
                  <c:v>-17.459999999999987</c:v>
                </c:pt>
                <c:pt idx="44">
                  <c:v>-20.71</c:v>
                </c:pt>
                <c:pt idx="45">
                  <c:v>-24.17</c:v>
                </c:pt>
                <c:pt idx="46">
                  <c:v>-25.02</c:v>
                </c:pt>
                <c:pt idx="47">
                  <c:v>-25.88</c:v>
                </c:pt>
                <c:pt idx="48">
                  <c:v>-26.71</c:v>
                </c:pt>
                <c:pt idx="49">
                  <c:v>-30.610000000000017</c:v>
                </c:pt>
                <c:pt idx="50">
                  <c:v>-31.650000000000016</c:v>
                </c:pt>
                <c:pt idx="51">
                  <c:v>-32.65</c:v>
                </c:pt>
                <c:pt idx="52">
                  <c:v>-33.630000000000003</c:v>
                </c:pt>
                <c:pt idx="53">
                  <c:v>-34.550000000000004</c:v>
                </c:pt>
                <c:pt idx="54">
                  <c:v>-35.379999999999995</c:v>
                </c:pt>
                <c:pt idx="55">
                  <c:v>-36.090000000000003</c:v>
                </c:pt>
                <c:pt idx="56">
                  <c:v>-36.809999999999995</c:v>
                </c:pt>
                <c:pt idx="57">
                  <c:v>-37.46</c:v>
                </c:pt>
                <c:pt idx="58">
                  <c:v>-38.020000000000003</c:v>
                </c:pt>
                <c:pt idx="59">
                  <c:v>-38.449999999999996</c:v>
                </c:pt>
                <c:pt idx="60">
                  <c:v>-38.790000000000013</c:v>
                </c:pt>
                <c:pt idx="61">
                  <c:v>-39.050000000000004</c:v>
                </c:pt>
                <c:pt idx="62">
                  <c:v>-39.220000000000013</c:v>
                </c:pt>
                <c:pt idx="63">
                  <c:v>-44.53</c:v>
                </c:pt>
                <c:pt idx="64">
                  <c:v>-44.879999999999995</c:v>
                </c:pt>
                <c:pt idx="65">
                  <c:v>-45.260000000000012</c:v>
                </c:pt>
                <c:pt idx="66">
                  <c:v>-50.89</c:v>
                </c:pt>
                <c:pt idx="67">
                  <c:v>-51.14</c:v>
                </c:pt>
                <c:pt idx="68">
                  <c:v>-51.39</c:v>
                </c:pt>
                <c:pt idx="69">
                  <c:v>-51.55</c:v>
                </c:pt>
                <c:pt idx="70">
                  <c:v>-51.690000000000012</c:v>
                </c:pt>
                <c:pt idx="71">
                  <c:v>25.919999999999987</c:v>
                </c:pt>
                <c:pt idx="72">
                  <c:v>19.21</c:v>
                </c:pt>
                <c:pt idx="73">
                  <c:v>19.07</c:v>
                </c:pt>
                <c:pt idx="74">
                  <c:v>18.979999999999986</c:v>
                </c:pt>
                <c:pt idx="75">
                  <c:v>18.920000000000002</c:v>
                </c:pt>
                <c:pt idx="76">
                  <c:v>18.89</c:v>
                </c:pt>
                <c:pt idx="77">
                  <c:v>18.91</c:v>
                </c:pt>
                <c:pt idx="78">
                  <c:v>18.95</c:v>
                </c:pt>
                <c:pt idx="79">
                  <c:v>19.02</c:v>
                </c:pt>
                <c:pt idx="80">
                  <c:v>19.130000000000017</c:v>
                </c:pt>
                <c:pt idx="81">
                  <c:v>19.25</c:v>
                </c:pt>
                <c:pt idx="82">
                  <c:v>19.38</c:v>
                </c:pt>
                <c:pt idx="83">
                  <c:v>19.5</c:v>
                </c:pt>
                <c:pt idx="84">
                  <c:v>19.610000000000017</c:v>
                </c:pt>
                <c:pt idx="85">
                  <c:v>19.72</c:v>
                </c:pt>
                <c:pt idx="86">
                  <c:v>19.829999999999988</c:v>
                </c:pt>
                <c:pt idx="87">
                  <c:v>19.91</c:v>
                </c:pt>
                <c:pt idx="88">
                  <c:v>19.989999999999974</c:v>
                </c:pt>
                <c:pt idx="89">
                  <c:v>20.07</c:v>
                </c:pt>
                <c:pt idx="90">
                  <c:v>20.14</c:v>
                </c:pt>
                <c:pt idx="91">
                  <c:v>20.2</c:v>
                </c:pt>
                <c:pt idx="92">
                  <c:v>20.27</c:v>
                </c:pt>
                <c:pt idx="93">
                  <c:v>20.34</c:v>
                </c:pt>
                <c:pt idx="94">
                  <c:v>20.36</c:v>
                </c:pt>
                <c:pt idx="95">
                  <c:v>20.39</c:v>
                </c:pt>
                <c:pt idx="96">
                  <c:v>16.600000000000001</c:v>
                </c:pt>
                <c:pt idx="97">
                  <c:v>23.93</c:v>
                </c:pt>
                <c:pt idx="98">
                  <c:v>21.04</c:v>
                </c:pt>
                <c:pt idx="99">
                  <c:v>18.57</c:v>
                </c:pt>
              </c:numCache>
            </c:numRef>
          </c:val>
        </c:ser>
        <c:ser>
          <c:idx val="7"/>
          <c:order val="7"/>
          <c:tx>
            <c:v>Relation CD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Sheet8!$N$1:$N$101</c:f>
              <c:numCache>
                <c:formatCode>General</c:formatCode>
                <c:ptCount val="10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-9.4700000000000006</c:v>
                </c:pt>
                <c:pt idx="13">
                  <c:v>-30.8</c:v>
                </c:pt>
                <c:pt idx="14">
                  <c:v>-31.09</c:v>
                </c:pt>
                <c:pt idx="15">
                  <c:v>-31.4</c:v>
                </c:pt>
                <c:pt idx="16">
                  <c:v>-31.74</c:v>
                </c:pt>
                <c:pt idx="17">
                  <c:v>-32.309999999999995</c:v>
                </c:pt>
                <c:pt idx="18">
                  <c:v>-32.870000000000005</c:v>
                </c:pt>
                <c:pt idx="19">
                  <c:v>-33.47</c:v>
                </c:pt>
                <c:pt idx="20">
                  <c:v>-34.25</c:v>
                </c:pt>
                <c:pt idx="21">
                  <c:v>-35.07</c:v>
                </c:pt>
                <c:pt idx="22">
                  <c:v>-35.92</c:v>
                </c:pt>
                <c:pt idx="23">
                  <c:v>-36.83</c:v>
                </c:pt>
                <c:pt idx="24">
                  <c:v>-37.790000000000013</c:v>
                </c:pt>
                <c:pt idx="25">
                  <c:v>-38.74</c:v>
                </c:pt>
                <c:pt idx="26">
                  <c:v>-39.74</c:v>
                </c:pt>
                <c:pt idx="27">
                  <c:v>-40.809999999999995</c:v>
                </c:pt>
                <c:pt idx="28">
                  <c:v>-48.87</c:v>
                </c:pt>
                <c:pt idx="29">
                  <c:v>-50.379999999999995</c:v>
                </c:pt>
                <c:pt idx="30">
                  <c:v>-51.91</c:v>
                </c:pt>
                <c:pt idx="31">
                  <c:v>-53.349999999999994</c:v>
                </c:pt>
                <c:pt idx="32">
                  <c:v>-54.849999999999994</c:v>
                </c:pt>
                <c:pt idx="33">
                  <c:v>-56.37</c:v>
                </c:pt>
                <c:pt idx="34">
                  <c:v>-57.9</c:v>
                </c:pt>
                <c:pt idx="35">
                  <c:v>-59.309999999999995</c:v>
                </c:pt>
                <c:pt idx="36">
                  <c:v>-60.59</c:v>
                </c:pt>
                <c:pt idx="37">
                  <c:v>-61.87</c:v>
                </c:pt>
                <c:pt idx="38">
                  <c:v>-63.15</c:v>
                </c:pt>
                <c:pt idx="39">
                  <c:v>-77.5</c:v>
                </c:pt>
                <c:pt idx="40">
                  <c:v>-92.95</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8"/>
          <c:order val="8"/>
          <c:tx>
            <c:v>Relation CE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Sheet8!$O$1:$O$101</c:f>
              <c:numCache>
                <c:formatCode>General</c:formatCode>
                <c:ptCount val="10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-5.71</c:v>
                </c:pt>
                <c:pt idx="13">
                  <c:v>-7.68</c:v>
                </c:pt>
                <c:pt idx="14">
                  <c:v>-7.59</c:v>
                </c:pt>
                <c:pt idx="15">
                  <c:v>-7.5</c:v>
                </c:pt>
                <c:pt idx="16">
                  <c:v>-13.66</c:v>
                </c:pt>
                <c:pt idx="17">
                  <c:v>-41.120000000000012</c:v>
                </c:pt>
                <c:pt idx="18">
                  <c:v>-43.65</c:v>
                </c:pt>
                <c:pt idx="19">
                  <c:v>-52.27</c:v>
                </c:pt>
                <c:pt idx="20">
                  <c:v>-75.42</c:v>
                </c:pt>
                <c:pt idx="21">
                  <c:v>-78.569999999999993</c:v>
                </c:pt>
                <c:pt idx="22">
                  <c:v>-81.960000000000022</c:v>
                </c:pt>
                <c:pt idx="23">
                  <c:v>-85.61</c:v>
                </c:pt>
                <c:pt idx="24">
                  <c:v>-89.679999999999978</c:v>
                </c:pt>
                <c:pt idx="25">
                  <c:v>-93.86999999999999</c:v>
                </c:pt>
                <c:pt idx="26">
                  <c:v>-98.38</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9"/>
          <c:order val="9"/>
          <c:tx>
            <c:v>Relation DE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Sheet8!$P$1:$P$101</c:f>
              <c:numCache>
                <c:formatCode>General</c:formatCode>
                <c:ptCount val="101"/>
                <c:pt idx="0">
                  <c:v>0.85000000000000053</c:v>
                </c:pt>
                <c:pt idx="1">
                  <c:v>17.8</c:v>
                </c:pt>
                <c:pt idx="2">
                  <c:v>17.38</c:v>
                </c:pt>
                <c:pt idx="3">
                  <c:v>16.97</c:v>
                </c:pt>
                <c:pt idx="4">
                  <c:v>16.57</c:v>
                </c:pt>
                <c:pt idx="5">
                  <c:v>16.18</c:v>
                </c:pt>
                <c:pt idx="6">
                  <c:v>15.8</c:v>
                </c:pt>
                <c:pt idx="7">
                  <c:v>15.43</c:v>
                </c:pt>
                <c:pt idx="8">
                  <c:v>15.06</c:v>
                </c:pt>
                <c:pt idx="9">
                  <c:v>14.7</c:v>
                </c:pt>
                <c:pt idx="10">
                  <c:v>14.360000000000008</c:v>
                </c:pt>
                <c:pt idx="11">
                  <c:v>14.02</c:v>
                </c:pt>
                <c:pt idx="12">
                  <c:v>13.729999999999999</c:v>
                </c:pt>
                <c:pt idx="13">
                  <c:v>13.58</c:v>
                </c:pt>
                <c:pt idx="14">
                  <c:v>13.44</c:v>
                </c:pt>
                <c:pt idx="15">
                  <c:v>13.3</c:v>
                </c:pt>
                <c:pt idx="16">
                  <c:v>17.87</c:v>
                </c:pt>
                <c:pt idx="17">
                  <c:v>22.74</c:v>
                </c:pt>
                <c:pt idx="18">
                  <c:v>27.6</c:v>
                </c:pt>
                <c:pt idx="19">
                  <c:v>32.660000000000011</c:v>
                </c:pt>
                <c:pt idx="20">
                  <c:v>38.220000000000013</c:v>
                </c:pt>
                <c:pt idx="21">
                  <c:v>38.74</c:v>
                </c:pt>
                <c:pt idx="22">
                  <c:v>39.349999999999994</c:v>
                </c:pt>
                <c:pt idx="23">
                  <c:v>40.04</c:v>
                </c:pt>
                <c:pt idx="24">
                  <c:v>40.849999999999994</c:v>
                </c:pt>
                <c:pt idx="25">
                  <c:v>41.75</c:v>
                </c:pt>
                <c:pt idx="26">
                  <c:v>42.74</c:v>
                </c:pt>
                <c:pt idx="27">
                  <c:v>43.83</c:v>
                </c:pt>
                <c:pt idx="28">
                  <c:v>45.09</c:v>
                </c:pt>
                <c:pt idx="29">
                  <c:v>46.36</c:v>
                </c:pt>
                <c:pt idx="30">
                  <c:v>47.64</c:v>
                </c:pt>
                <c:pt idx="31">
                  <c:v>56.7</c:v>
                </c:pt>
                <c:pt idx="32">
                  <c:v>58.02</c:v>
                </c:pt>
                <c:pt idx="33">
                  <c:v>59.349999999999994</c:v>
                </c:pt>
                <c:pt idx="34">
                  <c:v>60.690000000000012</c:v>
                </c:pt>
                <c:pt idx="35">
                  <c:v>70.61</c:v>
                </c:pt>
                <c:pt idx="36">
                  <c:v>80.45</c:v>
                </c:pt>
                <c:pt idx="37">
                  <c:v>81.430000000000007</c:v>
                </c:pt>
                <c:pt idx="38">
                  <c:v>82.45</c:v>
                </c:pt>
                <c:pt idx="39">
                  <c:v>83.93</c:v>
                </c:pt>
                <c:pt idx="40">
                  <c:v>85.9</c:v>
                </c:pt>
                <c:pt idx="41">
                  <c:v>88.149999999999991</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96.84</c:v>
                </c:pt>
                <c:pt idx="60">
                  <c:v>98.210000000000022</c:v>
                </c:pt>
                <c:pt idx="61">
                  <c:v>99.51</c:v>
                </c:pt>
                <c:pt idx="62">
                  <c:v>100</c:v>
                </c:pt>
                <c:pt idx="63">
                  <c:v>100</c:v>
                </c:pt>
                <c:pt idx="64">
                  <c:v>100</c:v>
                </c:pt>
                <c:pt idx="65">
                  <c:v>100</c:v>
                </c:pt>
                <c:pt idx="66">
                  <c:v>100</c:v>
                </c:pt>
                <c:pt idx="67">
                  <c:v>100</c:v>
                </c:pt>
                <c:pt idx="68">
                  <c:v>100</c:v>
                </c:pt>
                <c:pt idx="69">
                  <c:v>100</c:v>
                </c:pt>
                <c:pt idx="70">
                  <c:v>100</c:v>
                </c:pt>
                <c:pt idx="71">
                  <c:v>95.05</c:v>
                </c:pt>
                <c:pt idx="72">
                  <c:v>90.34</c:v>
                </c:pt>
                <c:pt idx="73">
                  <c:v>85.75</c:v>
                </c:pt>
                <c:pt idx="74">
                  <c:v>81.39</c:v>
                </c:pt>
                <c:pt idx="75">
                  <c:v>77.23</c:v>
                </c:pt>
                <c:pt idx="76">
                  <c:v>73.13</c:v>
                </c:pt>
                <c:pt idx="77">
                  <c:v>69.239999999999995</c:v>
                </c:pt>
                <c:pt idx="78">
                  <c:v>65.27</c:v>
                </c:pt>
                <c:pt idx="79">
                  <c:v>61.37</c:v>
                </c:pt>
                <c:pt idx="80">
                  <c:v>58.74</c:v>
                </c:pt>
                <c:pt idx="81">
                  <c:v>57.809999999999995</c:v>
                </c:pt>
                <c:pt idx="82">
                  <c:v>56.9</c:v>
                </c:pt>
                <c:pt idx="83">
                  <c:v>55.96</c:v>
                </c:pt>
                <c:pt idx="84">
                  <c:v>55</c:v>
                </c:pt>
                <c:pt idx="85">
                  <c:v>54.01</c:v>
                </c:pt>
                <c:pt idx="86">
                  <c:v>53</c:v>
                </c:pt>
                <c:pt idx="87">
                  <c:v>48.82</c:v>
                </c:pt>
                <c:pt idx="88">
                  <c:v>47.839999999999996</c:v>
                </c:pt>
                <c:pt idx="89">
                  <c:v>46.849999999999994</c:v>
                </c:pt>
                <c:pt idx="90">
                  <c:v>45.83</c:v>
                </c:pt>
                <c:pt idx="91">
                  <c:v>44.78</c:v>
                </c:pt>
                <c:pt idx="92">
                  <c:v>43.720000000000013</c:v>
                </c:pt>
                <c:pt idx="93">
                  <c:v>42.68</c:v>
                </c:pt>
                <c:pt idx="94">
                  <c:v>41.43</c:v>
                </c:pt>
                <c:pt idx="95">
                  <c:v>40.21</c:v>
                </c:pt>
                <c:pt idx="96">
                  <c:v>39.1</c:v>
                </c:pt>
                <c:pt idx="97">
                  <c:v>37.89</c:v>
                </c:pt>
                <c:pt idx="98">
                  <c:v>36.790000000000013</c:v>
                </c:pt>
                <c:pt idx="99">
                  <c:v>35.5</c:v>
                </c:pt>
                <c:pt idx="100">
                  <c:v>31.91</c:v>
                </c:pt>
              </c:numCache>
            </c:numRef>
          </c:val>
        </c:ser>
        <c:marker val="1"/>
        <c:axId val="113025024"/>
        <c:axId val="113026944"/>
      </c:lineChart>
      <c:catAx>
        <c:axId val="113025024"/>
        <c:scaling>
          <c:orientation val="minMax"/>
        </c:scaling>
        <c:axPos val="b"/>
        <c:title>
          <c:tx>
            <c:rich>
              <a:bodyPr/>
              <a:lstStyle/>
              <a:p>
                <a:pPr>
                  <a:defRPr/>
                </a:pPr>
                <a:r>
                  <a:rPr lang="en-US" sz="1200"/>
                  <a:t>Turns</a:t>
                </a:r>
              </a:p>
            </c:rich>
          </c:tx>
          <c:layout>
            <c:manualLayout>
              <c:xMode val="edge"/>
              <c:yMode val="edge"/>
              <c:x val="0.90171217959457262"/>
              <c:y val="0.47710734271423622"/>
            </c:manualLayout>
          </c:layout>
        </c:title>
        <c:numFmt formatCode="General" sourceLinked="1"/>
        <c:tickLblPos val="nextTo"/>
        <c:crossAx val="113026944"/>
        <c:crossesAt val="0"/>
        <c:auto val="1"/>
        <c:lblAlgn val="ctr"/>
        <c:lblOffset val="50"/>
        <c:tickLblSkip val="5"/>
        <c:tickMarkSkip val="5"/>
      </c:catAx>
      <c:valAx>
        <c:axId val="113026944"/>
        <c:scaling>
          <c:orientation val="minMax"/>
          <c:max val="100"/>
          <c:min val="-100"/>
        </c:scaling>
        <c:axPos val="l"/>
        <c:majorGridlines/>
        <c:numFmt formatCode="General" sourceLinked="1"/>
        <c:tickLblPos val="nextTo"/>
        <c:crossAx val="113025024"/>
        <c:crosses val="autoZero"/>
        <c:crossBetween val="between"/>
      </c:valAx>
    </c:plotArea>
    <c:legend>
      <c:legendPos val="r"/>
      <c:layout>
        <c:manualLayout>
          <c:xMode val="edge"/>
          <c:yMode val="edge"/>
          <c:x val="6.5640853813076966E-2"/>
          <c:y val="0.91454945490304274"/>
          <c:w val="0.82978946780588703"/>
          <c:h val="8.3310623907860593E-2"/>
        </c:manualLayout>
      </c:layout>
    </c:legend>
    <c:plotVisOnly val="1"/>
    <c:dispBlanksAs val="gap"/>
  </c:chart>
  <c:externalData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7561456778686983E-2"/>
          <c:y val="6.7253690062935858E-4"/>
        </c:manualLayout>
      </c:layout>
    </c:title>
    <c:plotArea>
      <c:layout>
        <c:manualLayout>
          <c:layoutTarget val="inner"/>
          <c:xMode val="edge"/>
          <c:yMode val="edge"/>
          <c:x val="4.8143460215336324E-2"/>
          <c:y val="8.5586622713375596E-2"/>
          <c:w val="0.81218314168371131"/>
          <c:h val="0.83141908779840701"/>
        </c:manualLayout>
      </c:layout>
      <c:lineChart>
        <c:grouping val="standard"/>
        <c:ser>
          <c:idx val="0"/>
          <c:order val="0"/>
          <c:tx>
            <c:v>Clan A</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Sheet8!$B$1:$B$101</c:f>
              <c:numCache>
                <c:formatCode>General</c:formatCode>
                <c:ptCount val="101"/>
                <c:pt idx="0">
                  <c:v>30</c:v>
                </c:pt>
                <c:pt idx="1">
                  <c:v>30.110000000000017</c:v>
                </c:pt>
                <c:pt idx="2">
                  <c:v>29.85</c:v>
                </c:pt>
                <c:pt idx="3">
                  <c:v>29.6</c:v>
                </c:pt>
                <c:pt idx="4">
                  <c:v>29.36</c:v>
                </c:pt>
                <c:pt idx="5">
                  <c:v>29.130000000000017</c:v>
                </c:pt>
                <c:pt idx="6">
                  <c:v>28.91</c:v>
                </c:pt>
                <c:pt idx="7">
                  <c:v>28.69</c:v>
                </c:pt>
                <c:pt idx="8">
                  <c:v>28.49</c:v>
                </c:pt>
                <c:pt idx="9">
                  <c:v>28.29</c:v>
                </c:pt>
                <c:pt idx="10">
                  <c:v>28.1</c:v>
                </c:pt>
                <c:pt idx="11">
                  <c:v>27.919999999999987</c:v>
                </c:pt>
                <c:pt idx="12">
                  <c:v>27.73</c:v>
                </c:pt>
                <c:pt idx="13">
                  <c:v>27.52</c:v>
                </c:pt>
                <c:pt idx="14">
                  <c:v>27.310000000000016</c:v>
                </c:pt>
                <c:pt idx="15">
                  <c:v>27.1</c:v>
                </c:pt>
                <c:pt idx="16">
                  <c:v>26.93</c:v>
                </c:pt>
                <c:pt idx="17">
                  <c:v>26.779999999999987</c:v>
                </c:pt>
                <c:pt idx="18">
                  <c:v>26.54</c:v>
                </c:pt>
                <c:pt idx="19">
                  <c:v>26.32</c:v>
                </c:pt>
                <c:pt idx="20">
                  <c:v>26.110000000000017</c:v>
                </c:pt>
                <c:pt idx="21">
                  <c:v>25.79</c:v>
                </c:pt>
                <c:pt idx="22">
                  <c:v>25.43</c:v>
                </c:pt>
                <c:pt idx="23">
                  <c:v>25.03</c:v>
                </c:pt>
                <c:pt idx="24">
                  <c:v>24.7</c:v>
                </c:pt>
                <c:pt idx="25">
                  <c:v>24.330000000000005</c:v>
                </c:pt>
                <c:pt idx="26">
                  <c:v>23.919999999999987</c:v>
                </c:pt>
                <c:pt idx="27">
                  <c:v>23.45</c:v>
                </c:pt>
                <c:pt idx="28">
                  <c:v>23</c:v>
                </c:pt>
                <c:pt idx="29">
                  <c:v>22.49</c:v>
                </c:pt>
                <c:pt idx="30">
                  <c:v>21.939999999999987</c:v>
                </c:pt>
                <c:pt idx="31">
                  <c:v>21.41</c:v>
                </c:pt>
                <c:pt idx="32">
                  <c:v>21.06</c:v>
                </c:pt>
                <c:pt idx="33">
                  <c:v>20.66</c:v>
                </c:pt>
                <c:pt idx="34">
                  <c:v>20.21</c:v>
                </c:pt>
                <c:pt idx="35">
                  <c:v>19.809999999999999</c:v>
                </c:pt>
                <c:pt idx="36">
                  <c:v>19.27</c:v>
                </c:pt>
                <c:pt idx="37">
                  <c:v>18.7</c:v>
                </c:pt>
                <c:pt idx="38">
                  <c:v>18.07</c:v>
                </c:pt>
                <c:pt idx="39">
                  <c:v>17.579999999999988</c:v>
                </c:pt>
                <c:pt idx="40">
                  <c:v>17.53</c:v>
                </c:pt>
                <c:pt idx="41">
                  <c:v>17.600000000000001</c:v>
                </c:pt>
                <c:pt idx="42">
                  <c:v>17.439999999999987</c:v>
                </c:pt>
                <c:pt idx="43">
                  <c:v>17.12</c:v>
                </c:pt>
                <c:pt idx="44">
                  <c:v>16.86</c:v>
                </c:pt>
                <c:pt idx="45">
                  <c:v>16.939999999999987</c:v>
                </c:pt>
                <c:pt idx="46">
                  <c:v>17.2</c:v>
                </c:pt>
                <c:pt idx="47">
                  <c:v>17.52</c:v>
                </c:pt>
                <c:pt idx="48">
                  <c:v>17.989999999999974</c:v>
                </c:pt>
                <c:pt idx="49">
                  <c:v>18.68</c:v>
                </c:pt>
                <c:pt idx="50">
                  <c:v>19.45</c:v>
                </c:pt>
                <c:pt idx="51">
                  <c:v>20.39</c:v>
                </c:pt>
                <c:pt idx="52">
                  <c:v>21.5</c:v>
                </c:pt>
                <c:pt idx="53">
                  <c:v>22.259999999999987</c:v>
                </c:pt>
                <c:pt idx="54">
                  <c:v>23.08</c:v>
                </c:pt>
                <c:pt idx="55">
                  <c:v>24.19</c:v>
                </c:pt>
                <c:pt idx="56">
                  <c:v>24.610000000000017</c:v>
                </c:pt>
                <c:pt idx="57">
                  <c:v>25.150000000000016</c:v>
                </c:pt>
                <c:pt idx="58">
                  <c:v>25.779999999999987</c:v>
                </c:pt>
                <c:pt idx="59">
                  <c:v>26.4</c:v>
                </c:pt>
                <c:pt idx="60">
                  <c:v>27.110000000000017</c:v>
                </c:pt>
                <c:pt idx="61">
                  <c:v>27.459999999999987</c:v>
                </c:pt>
                <c:pt idx="62">
                  <c:v>27.9</c:v>
                </c:pt>
                <c:pt idx="63">
                  <c:v>28.32</c:v>
                </c:pt>
                <c:pt idx="64">
                  <c:v>28.69</c:v>
                </c:pt>
                <c:pt idx="65">
                  <c:v>29.03</c:v>
                </c:pt>
                <c:pt idx="66">
                  <c:v>29.5</c:v>
                </c:pt>
                <c:pt idx="67">
                  <c:v>29.99</c:v>
                </c:pt>
                <c:pt idx="68">
                  <c:v>29.82</c:v>
                </c:pt>
                <c:pt idx="69">
                  <c:v>29.79</c:v>
                </c:pt>
                <c:pt idx="70">
                  <c:v>29.91</c:v>
                </c:pt>
                <c:pt idx="71">
                  <c:v>29.88</c:v>
                </c:pt>
                <c:pt idx="72">
                  <c:v>30.07</c:v>
                </c:pt>
                <c:pt idx="73">
                  <c:v>30.38</c:v>
                </c:pt>
                <c:pt idx="74">
                  <c:v>30.95</c:v>
                </c:pt>
                <c:pt idx="75">
                  <c:v>31.73</c:v>
                </c:pt>
                <c:pt idx="76">
                  <c:v>32.61</c:v>
                </c:pt>
                <c:pt idx="77">
                  <c:v>33.67</c:v>
                </c:pt>
                <c:pt idx="78">
                  <c:v>34.720000000000013</c:v>
                </c:pt>
                <c:pt idx="79">
                  <c:v>35.849999999999994</c:v>
                </c:pt>
                <c:pt idx="80">
                  <c:v>37.120000000000012</c:v>
                </c:pt>
                <c:pt idx="81">
                  <c:v>38.49</c:v>
                </c:pt>
                <c:pt idx="82">
                  <c:v>39.92</c:v>
                </c:pt>
                <c:pt idx="83">
                  <c:v>41.37</c:v>
                </c:pt>
                <c:pt idx="84">
                  <c:v>42.83</c:v>
                </c:pt>
                <c:pt idx="85">
                  <c:v>44.309999999999995</c:v>
                </c:pt>
                <c:pt idx="86">
                  <c:v>45.790000000000013</c:v>
                </c:pt>
                <c:pt idx="87">
                  <c:v>47.3</c:v>
                </c:pt>
                <c:pt idx="88">
                  <c:v>48.78</c:v>
                </c:pt>
                <c:pt idx="89">
                  <c:v>50.27</c:v>
                </c:pt>
                <c:pt idx="90">
                  <c:v>51.78</c:v>
                </c:pt>
                <c:pt idx="91">
                  <c:v>53.3</c:v>
                </c:pt>
                <c:pt idx="92">
                  <c:v>54.83</c:v>
                </c:pt>
                <c:pt idx="93">
                  <c:v>56.449999999999996</c:v>
                </c:pt>
                <c:pt idx="94">
                  <c:v>57.94</c:v>
                </c:pt>
                <c:pt idx="95">
                  <c:v>59.49</c:v>
                </c:pt>
                <c:pt idx="96">
                  <c:v>61.09</c:v>
                </c:pt>
                <c:pt idx="97">
                  <c:v>62.75</c:v>
                </c:pt>
                <c:pt idx="98">
                  <c:v>64.459999999999994</c:v>
                </c:pt>
                <c:pt idx="99">
                  <c:v>66.09</c:v>
                </c:pt>
                <c:pt idx="100">
                  <c:v>65.649999999999991</c:v>
                </c:pt>
              </c:numCache>
            </c:numRef>
          </c:val>
        </c:ser>
        <c:ser>
          <c:idx val="1"/>
          <c:order val="1"/>
          <c:tx>
            <c:v>Clan 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Sheet8!$C$1:$C$101</c:f>
              <c:numCache>
                <c:formatCode>General</c:formatCode>
                <c:ptCount val="101"/>
                <c:pt idx="0">
                  <c:v>30</c:v>
                </c:pt>
                <c:pt idx="1">
                  <c:v>29.6</c:v>
                </c:pt>
                <c:pt idx="2">
                  <c:v>28.85</c:v>
                </c:pt>
                <c:pt idx="3">
                  <c:v>28.130000000000017</c:v>
                </c:pt>
                <c:pt idx="4">
                  <c:v>27.419999999999987</c:v>
                </c:pt>
                <c:pt idx="5">
                  <c:v>26.74</c:v>
                </c:pt>
                <c:pt idx="6">
                  <c:v>26.07</c:v>
                </c:pt>
                <c:pt idx="7">
                  <c:v>25.419999999999987</c:v>
                </c:pt>
                <c:pt idx="8">
                  <c:v>24.79</c:v>
                </c:pt>
                <c:pt idx="9">
                  <c:v>24.17</c:v>
                </c:pt>
                <c:pt idx="10">
                  <c:v>23.58</c:v>
                </c:pt>
                <c:pt idx="11">
                  <c:v>23</c:v>
                </c:pt>
                <c:pt idx="12">
                  <c:v>22.47</c:v>
                </c:pt>
                <c:pt idx="13">
                  <c:v>21.99</c:v>
                </c:pt>
                <c:pt idx="14">
                  <c:v>21.52</c:v>
                </c:pt>
                <c:pt idx="15">
                  <c:v>21.04</c:v>
                </c:pt>
                <c:pt idx="16">
                  <c:v>20.58</c:v>
                </c:pt>
                <c:pt idx="17">
                  <c:v>20.14</c:v>
                </c:pt>
                <c:pt idx="18">
                  <c:v>19.71</c:v>
                </c:pt>
                <c:pt idx="19">
                  <c:v>19.3</c:v>
                </c:pt>
                <c:pt idx="20">
                  <c:v>18.899999999999999</c:v>
                </c:pt>
                <c:pt idx="21">
                  <c:v>18.479999999999986</c:v>
                </c:pt>
                <c:pt idx="22">
                  <c:v>18.05</c:v>
                </c:pt>
                <c:pt idx="23">
                  <c:v>17.59</c:v>
                </c:pt>
                <c:pt idx="24">
                  <c:v>17.36</c:v>
                </c:pt>
                <c:pt idx="25">
                  <c:v>16.89</c:v>
                </c:pt>
                <c:pt idx="26">
                  <c:v>16.39</c:v>
                </c:pt>
                <c:pt idx="27">
                  <c:v>15.860000000000008</c:v>
                </c:pt>
                <c:pt idx="28">
                  <c:v>15.3</c:v>
                </c:pt>
                <c:pt idx="29">
                  <c:v>14.7</c:v>
                </c:pt>
                <c:pt idx="30">
                  <c:v>14.07</c:v>
                </c:pt>
                <c:pt idx="31">
                  <c:v>13.48</c:v>
                </c:pt>
                <c:pt idx="32">
                  <c:v>13.01</c:v>
                </c:pt>
                <c:pt idx="33">
                  <c:v>12.5</c:v>
                </c:pt>
                <c:pt idx="34">
                  <c:v>11.96</c:v>
                </c:pt>
                <c:pt idx="35">
                  <c:v>11.48</c:v>
                </c:pt>
                <c:pt idx="36">
                  <c:v>11.06</c:v>
                </c:pt>
                <c:pt idx="37">
                  <c:v>10.61</c:v>
                </c:pt>
                <c:pt idx="38">
                  <c:v>10.139999999999999</c:v>
                </c:pt>
                <c:pt idx="39">
                  <c:v>10</c:v>
                </c:pt>
                <c:pt idx="40">
                  <c:v>10.43</c:v>
                </c:pt>
                <c:pt idx="41">
                  <c:v>10.94</c:v>
                </c:pt>
                <c:pt idx="42">
                  <c:v>11.52</c:v>
                </c:pt>
                <c:pt idx="43">
                  <c:v>12.07</c:v>
                </c:pt>
                <c:pt idx="44">
                  <c:v>12.82</c:v>
                </c:pt>
                <c:pt idx="45">
                  <c:v>13.76</c:v>
                </c:pt>
                <c:pt idx="46">
                  <c:v>14.79</c:v>
                </c:pt>
                <c:pt idx="47">
                  <c:v>15.84</c:v>
                </c:pt>
                <c:pt idx="48">
                  <c:v>16.79</c:v>
                </c:pt>
                <c:pt idx="49">
                  <c:v>17.850000000000001</c:v>
                </c:pt>
                <c:pt idx="50">
                  <c:v>18.97</c:v>
                </c:pt>
                <c:pt idx="51">
                  <c:v>20</c:v>
                </c:pt>
                <c:pt idx="52">
                  <c:v>20.95</c:v>
                </c:pt>
                <c:pt idx="53">
                  <c:v>21.75</c:v>
                </c:pt>
                <c:pt idx="54">
                  <c:v>22.36</c:v>
                </c:pt>
                <c:pt idx="55">
                  <c:v>22.79</c:v>
                </c:pt>
                <c:pt idx="56">
                  <c:v>23.22</c:v>
                </c:pt>
                <c:pt idx="57">
                  <c:v>23.49</c:v>
                </c:pt>
                <c:pt idx="58">
                  <c:v>23.6</c:v>
                </c:pt>
                <c:pt idx="59">
                  <c:v>23.39</c:v>
                </c:pt>
                <c:pt idx="60">
                  <c:v>23.04</c:v>
                </c:pt>
                <c:pt idx="61">
                  <c:v>22.53</c:v>
                </c:pt>
                <c:pt idx="62">
                  <c:v>21.88</c:v>
                </c:pt>
                <c:pt idx="63">
                  <c:v>21.5</c:v>
                </c:pt>
                <c:pt idx="64">
                  <c:v>21.17</c:v>
                </c:pt>
                <c:pt idx="65">
                  <c:v>20.87</c:v>
                </c:pt>
                <c:pt idx="66">
                  <c:v>20.59</c:v>
                </c:pt>
                <c:pt idx="67">
                  <c:v>20.09</c:v>
                </c:pt>
                <c:pt idx="68">
                  <c:v>19.62</c:v>
                </c:pt>
                <c:pt idx="69">
                  <c:v>19.010000000000005</c:v>
                </c:pt>
                <c:pt idx="70">
                  <c:v>18.399999999999999</c:v>
                </c:pt>
                <c:pt idx="71">
                  <c:v>19.25</c:v>
                </c:pt>
                <c:pt idx="72">
                  <c:v>20.5</c:v>
                </c:pt>
                <c:pt idx="73">
                  <c:v>21.779999999999987</c:v>
                </c:pt>
                <c:pt idx="74">
                  <c:v>23.09</c:v>
                </c:pt>
                <c:pt idx="75">
                  <c:v>24.439999999999987</c:v>
                </c:pt>
                <c:pt idx="76">
                  <c:v>25.830000000000005</c:v>
                </c:pt>
                <c:pt idx="77">
                  <c:v>27.27</c:v>
                </c:pt>
                <c:pt idx="78">
                  <c:v>28.75</c:v>
                </c:pt>
                <c:pt idx="79">
                  <c:v>30.29</c:v>
                </c:pt>
                <c:pt idx="80">
                  <c:v>31.84</c:v>
                </c:pt>
                <c:pt idx="81">
                  <c:v>33.4</c:v>
                </c:pt>
                <c:pt idx="82">
                  <c:v>34.949999999999996</c:v>
                </c:pt>
                <c:pt idx="83">
                  <c:v>36.51</c:v>
                </c:pt>
                <c:pt idx="84">
                  <c:v>38.06</c:v>
                </c:pt>
                <c:pt idx="85">
                  <c:v>39.61</c:v>
                </c:pt>
                <c:pt idx="86">
                  <c:v>41.17</c:v>
                </c:pt>
                <c:pt idx="87">
                  <c:v>42.64</c:v>
                </c:pt>
                <c:pt idx="88">
                  <c:v>44.120000000000012</c:v>
                </c:pt>
                <c:pt idx="89">
                  <c:v>45.6</c:v>
                </c:pt>
                <c:pt idx="90">
                  <c:v>47.09</c:v>
                </c:pt>
                <c:pt idx="91">
                  <c:v>48.59</c:v>
                </c:pt>
                <c:pt idx="92">
                  <c:v>50.1</c:v>
                </c:pt>
                <c:pt idx="93">
                  <c:v>51.61</c:v>
                </c:pt>
                <c:pt idx="94">
                  <c:v>53.14</c:v>
                </c:pt>
                <c:pt idx="95">
                  <c:v>54.67</c:v>
                </c:pt>
                <c:pt idx="96">
                  <c:v>56.28</c:v>
                </c:pt>
                <c:pt idx="97">
                  <c:v>57.8</c:v>
                </c:pt>
                <c:pt idx="98">
                  <c:v>59.39</c:v>
                </c:pt>
                <c:pt idx="99">
                  <c:v>61.03</c:v>
                </c:pt>
              </c:numCache>
            </c:numRef>
          </c:val>
        </c:ser>
        <c:ser>
          <c:idx val="2"/>
          <c:order val="2"/>
          <c:tx>
            <c:v>Clan 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Sheet8!$D$1:$D$101</c:f>
              <c:numCache>
                <c:formatCode>General</c:formatCode>
                <c:ptCount val="10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24.37</c:v>
                </c:pt>
                <c:pt idx="13">
                  <c:v>24.58</c:v>
                </c:pt>
                <c:pt idx="14">
                  <c:v>24.8</c:v>
                </c:pt>
                <c:pt idx="15">
                  <c:v>25.03</c:v>
                </c:pt>
                <c:pt idx="16">
                  <c:v>25.37</c:v>
                </c:pt>
                <c:pt idx="17">
                  <c:v>26.14</c:v>
                </c:pt>
                <c:pt idx="18">
                  <c:v>26.939999999999987</c:v>
                </c:pt>
                <c:pt idx="19">
                  <c:v>27.88</c:v>
                </c:pt>
                <c:pt idx="20">
                  <c:v>29.18</c:v>
                </c:pt>
                <c:pt idx="21">
                  <c:v>30.52</c:v>
                </c:pt>
                <c:pt idx="22">
                  <c:v>31.919999999999987</c:v>
                </c:pt>
                <c:pt idx="23">
                  <c:v>33.39</c:v>
                </c:pt>
                <c:pt idx="24">
                  <c:v>34.97</c:v>
                </c:pt>
                <c:pt idx="25">
                  <c:v>36.520000000000003</c:v>
                </c:pt>
                <c:pt idx="26">
                  <c:v>38.160000000000011</c:v>
                </c:pt>
                <c:pt idx="27">
                  <c:v>39.9</c:v>
                </c:pt>
                <c:pt idx="28">
                  <c:v>41.839999999999996</c:v>
                </c:pt>
                <c:pt idx="29">
                  <c:v>43.790000000000013</c:v>
                </c:pt>
                <c:pt idx="30">
                  <c:v>45.77</c:v>
                </c:pt>
                <c:pt idx="31">
                  <c:v>47.74</c:v>
                </c:pt>
                <c:pt idx="32">
                  <c:v>49.77</c:v>
                </c:pt>
                <c:pt idx="33">
                  <c:v>51.8</c:v>
                </c:pt>
                <c:pt idx="34">
                  <c:v>53.849999999999994</c:v>
                </c:pt>
                <c:pt idx="35">
                  <c:v>55.89</c:v>
                </c:pt>
                <c:pt idx="36">
                  <c:v>57.91</c:v>
                </c:pt>
                <c:pt idx="37">
                  <c:v>59.94</c:v>
                </c:pt>
                <c:pt idx="38">
                  <c:v>61.96</c:v>
                </c:pt>
                <c:pt idx="39">
                  <c:v>64.179999999999978</c:v>
                </c:pt>
                <c:pt idx="40">
                  <c:v>66.599999999999994</c:v>
                </c:pt>
                <c:pt idx="41">
                  <c:v>69.149999999999991</c:v>
                </c:pt>
                <c:pt idx="42">
                  <c:v>71.56</c:v>
                </c:pt>
                <c:pt idx="43">
                  <c:v>73.940000000000026</c:v>
                </c:pt>
                <c:pt idx="44">
                  <c:v>76.31</c:v>
                </c:pt>
                <c:pt idx="45">
                  <c:v>78.61999999999999</c:v>
                </c:pt>
                <c:pt idx="46">
                  <c:v>80.900000000000006</c:v>
                </c:pt>
                <c:pt idx="47">
                  <c:v>83.149999999999991</c:v>
                </c:pt>
                <c:pt idx="48">
                  <c:v>85.36</c:v>
                </c:pt>
                <c:pt idx="49">
                  <c:v>87.55</c:v>
                </c:pt>
                <c:pt idx="50">
                  <c:v>89.72</c:v>
                </c:pt>
                <c:pt idx="51">
                  <c:v>91.83</c:v>
                </c:pt>
                <c:pt idx="52">
                  <c:v>93.9</c:v>
                </c:pt>
                <c:pt idx="53">
                  <c:v>95.83</c:v>
                </c:pt>
                <c:pt idx="54">
                  <c:v>97.72</c:v>
                </c:pt>
                <c:pt idx="55">
                  <c:v>99.64</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3"/>
          <c:order val="3"/>
          <c:tx>
            <c:v>Clan 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Sheet8!$E$1:$E$101</c:f>
              <c:numCache>
                <c:formatCode>General</c:formatCode>
                <c:ptCount val="101"/>
                <c:pt idx="0">
                  <c:v>30</c:v>
                </c:pt>
                <c:pt idx="1">
                  <c:v>29.919999999999987</c:v>
                </c:pt>
                <c:pt idx="2">
                  <c:v>29.5</c:v>
                </c:pt>
                <c:pt idx="3">
                  <c:v>29.09</c:v>
                </c:pt>
                <c:pt idx="4">
                  <c:v>28.69</c:v>
                </c:pt>
                <c:pt idx="5">
                  <c:v>28.32</c:v>
                </c:pt>
                <c:pt idx="6">
                  <c:v>27.959999999999987</c:v>
                </c:pt>
                <c:pt idx="7">
                  <c:v>27.610000000000017</c:v>
                </c:pt>
                <c:pt idx="8">
                  <c:v>27.279999999999987</c:v>
                </c:pt>
                <c:pt idx="9">
                  <c:v>26.97</c:v>
                </c:pt>
                <c:pt idx="10">
                  <c:v>26.67</c:v>
                </c:pt>
                <c:pt idx="11">
                  <c:v>26.38</c:v>
                </c:pt>
                <c:pt idx="12">
                  <c:v>26.21</c:v>
                </c:pt>
                <c:pt idx="13">
                  <c:v>26.45</c:v>
                </c:pt>
                <c:pt idx="14">
                  <c:v>26.72</c:v>
                </c:pt>
                <c:pt idx="15">
                  <c:v>27</c:v>
                </c:pt>
                <c:pt idx="16">
                  <c:v>27.23</c:v>
                </c:pt>
                <c:pt idx="17">
                  <c:v>27.4</c:v>
                </c:pt>
                <c:pt idx="18">
                  <c:v>27.53</c:v>
                </c:pt>
                <c:pt idx="19">
                  <c:v>27.59</c:v>
                </c:pt>
                <c:pt idx="20">
                  <c:v>27.58</c:v>
                </c:pt>
                <c:pt idx="21">
                  <c:v>27.59</c:v>
                </c:pt>
                <c:pt idx="22">
                  <c:v>27.610000000000017</c:v>
                </c:pt>
                <c:pt idx="23">
                  <c:v>27.64</c:v>
                </c:pt>
                <c:pt idx="24">
                  <c:v>27.650000000000016</c:v>
                </c:pt>
                <c:pt idx="25">
                  <c:v>27.67</c:v>
                </c:pt>
                <c:pt idx="26">
                  <c:v>27.69</c:v>
                </c:pt>
                <c:pt idx="27">
                  <c:v>27.72</c:v>
                </c:pt>
                <c:pt idx="28">
                  <c:v>27.9</c:v>
                </c:pt>
                <c:pt idx="29">
                  <c:v>28.1</c:v>
                </c:pt>
                <c:pt idx="30">
                  <c:v>28.32</c:v>
                </c:pt>
                <c:pt idx="31">
                  <c:v>28.39</c:v>
                </c:pt>
                <c:pt idx="32">
                  <c:v>28.51</c:v>
                </c:pt>
                <c:pt idx="33">
                  <c:v>28.650000000000016</c:v>
                </c:pt>
                <c:pt idx="34">
                  <c:v>28.79</c:v>
                </c:pt>
                <c:pt idx="35">
                  <c:v>28.759999999999987</c:v>
                </c:pt>
                <c:pt idx="36">
                  <c:v>28.56</c:v>
                </c:pt>
                <c:pt idx="37">
                  <c:v>28.36</c:v>
                </c:pt>
                <c:pt idx="38">
                  <c:v>28.17</c:v>
                </c:pt>
                <c:pt idx="39">
                  <c:v>28.32</c:v>
                </c:pt>
                <c:pt idx="40">
                  <c:v>28.830000000000005</c:v>
                </c:pt>
                <c:pt idx="41">
                  <c:v>29.56</c:v>
                </c:pt>
                <c:pt idx="42">
                  <c:v>29.979999999999986</c:v>
                </c:pt>
                <c:pt idx="43">
                  <c:v>30.39</c:v>
                </c:pt>
                <c:pt idx="44">
                  <c:v>30.779999999999987</c:v>
                </c:pt>
                <c:pt idx="45">
                  <c:v>31.150000000000016</c:v>
                </c:pt>
                <c:pt idx="46">
                  <c:v>31.6</c:v>
                </c:pt>
                <c:pt idx="47">
                  <c:v>32.04</c:v>
                </c:pt>
                <c:pt idx="48">
                  <c:v>32.480000000000004</c:v>
                </c:pt>
                <c:pt idx="49">
                  <c:v>32.870000000000005</c:v>
                </c:pt>
                <c:pt idx="50">
                  <c:v>33.25</c:v>
                </c:pt>
                <c:pt idx="51">
                  <c:v>33.620000000000012</c:v>
                </c:pt>
                <c:pt idx="52">
                  <c:v>33.97</c:v>
                </c:pt>
                <c:pt idx="53">
                  <c:v>34.32</c:v>
                </c:pt>
                <c:pt idx="54">
                  <c:v>34.660000000000011</c:v>
                </c:pt>
                <c:pt idx="55">
                  <c:v>35.06</c:v>
                </c:pt>
                <c:pt idx="56">
                  <c:v>35.46</c:v>
                </c:pt>
                <c:pt idx="57">
                  <c:v>35.849999999999994</c:v>
                </c:pt>
                <c:pt idx="58">
                  <c:v>36.230000000000011</c:v>
                </c:pt>
                <c:pt idx="59">
                  <c:v>36.520000000000003</c:v>
                </c:pt>
                <c:pt idx="60">
                  <c:v>36.78</c:v>
                </c:pt>
                <c:pt idx="61">
                  <c:v>37.01</c:v>
                </c:pt>
                <c:pt idx="62">
                  <c:v>37.21</c:v>
                </c:pt>
                <c:pt idx="63">
                  <c:v>37.36</c:v>
                </c:pt>
                <c:pt idx="64">
                  <c:v>37.51</c:v>
                </c:pt>
                <c:pt idx="65">
                  <c:v>37.660000000000011</c:v>
                </c:pt>
                <c:pt idx="66">
                  <c:v>37.760000000000012</c:v>
                </c:pt>
                <c:pt idx="67">
                  <c:v>38</c:v>
                </c:pt>
                <c:pt idx="68">
                  <c:v>38.25</c:v>
                </c:pt>
                <c:pt idx="69">
                  <c:v>38.5</c:v>
                </c:pt>
                <c:pt idx="70">
                  <c:v>38.760000000000012</c:v>
                </c:pt>
                <c:pt idx="71">
                  <c:v>35.550000000000004</c:v>
                </c:pt>
                <c:pt idx="72">
                  <c:v>32.43</c:v>
                </c:pt>
                <c:pt idx="73">
                  <c:v>29.35</c:v>
                </c:pt>
                <c:pt idx="74">
                  <c:v>26.38</c:v>
                </c:pt>
                <c:pt idx="75">
                  <c:v>23.51</c:v>
                </c:pt>
                <c:pt idx="76">
                  <c:v>20.58</c:v>
                </c:pt>
                <c:pt idx="77">
                  <c:v>17.75</c:v>
                </c:pt>
                <c:pt idx="78">
                  <c:v>14.75</c:v>
                </c:pt>
                <c:pt idx="79">
                  <c:v>11.75</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numCache>
            </c:numRef>
          </c:val>
        </c:ser>
        <c:ser>
          <c:idx val="4"/>
          <c:order val="4"/>
          <c:tx>
            <c:v>Clan 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Sheet8!$F$1:$F$101</c:f>
              <c:numCache>
                <c:formatCode>General</c:formatCode>
                <c:ptCount val="101"/>
                <c:pt idx="0">
                  <c:v>30</c:v>
                </c:pt>
                <c:pt idx="1">
                  <c:v>29.41</c:v>
                </c:pt>
                <c:pt idx="2">
                  <c:v>28.439999999999987</c:v>
                </c:pt>
                <c:pt idx="3">
                  <c:v>27.479999999999986</c:v>
                </c:pt>
                <c:pt idx="4">
                  <c:v>26.54</c:v>
                </c:pt>
                <c:pt idx="5">
                  <c:v>25.62</c:v>
                </c:pt>
                <c:pt idx="6">
                  <c:v>24.71</c:v>
                </c:pt>
                <c:pt idx="7">
                  <c:v>23.810000000000016</c:v>
                </c:pt>
                <c:pt idx="8">
                  <c:v>22.919999999999987</c:v>
                </c:pt>
                <c:pt idx="9">
                  <c:v>22.05</c:v>
                </c:pt>
                <c:pt idx="10">
                  <c:v>21.19</c:v>
                </c:pt>
                <c:pt idx="11">
                  <c:v>20.34</c:v>
                </c:pt>
                <c:pt idx="12">
                  <c:v>19.54</c:v>
                </c:pt>
                <c:pt idx="13">
                  <c:v>18.8</c:v>
                </c:pt>
                <c:pt idx="14">
                  <c:v>18.07</c:v>
                </c:pt>
                <c:pt idx="15">
                  <c:v>17.34</c:v>
                </c:pt>
                <c:pt idx="16">
                  <c:v>16.75</c:v>
                </c:pt>
                <c:pt idx="17">
                  <c:v>16.8</c:v>
                </c:pt>
                <c:pt idx="18">
                  <c:v>16.7</c:v>
                </c:pt>
                <c:pt idx="19">
                  <c:v>16.809999999999999</c:v>
                </c:pt>
                <c:pt idx="20">
                  <c:v>17.459999999999987</c:v>
                </c:pt>
                <c:pt idx="21">
                  <c:v>18.059999999999999</c:v>
                </c:pt>
                <c:pt idx="22">
                  <c:v>18.75</c:v>
                </c:pt>
                <c:pt idx="23">
                  <c:v>19.55</c:v>
                </c:pt>
                <c:pt idx="24">
                  <c:v>20.479999999999986</c:v>
                </c:pt>
                <c:pt idx="25">
                  <c:v>21.52</c:v>
                </c:pt>
                <c:pt idx="26">
                  <c:v>22.67</c:v>
                </c:pt>
                <c:pt idx="27">
                  <c:v>23.93</c:v>
                </c:pt>
                <c:pt idx="28">
                  <c:v>25.23</c:v>
                </c:pt>
                <c:pt idx="29">
                  <c:v>26.52</c:v>
                </c:pt>
                <c:pt idx="30">
                  <c:v>27.810000000000016</c:v>
                </c:pt>
                <c:pt idx="31">
                  <c:v>29.03</c:v>
                </c:pt>
                <c:pt idx="32">
                  <c:v>30.25</c:v>
                </c:pt>
                <c:pt idx="33">
                  <c:v>31.459999999999987</c:v>
                </c:pt>
                <c:pt idx="34">
                  <c:v>32.67</c:v>
                </c:pt>
                <c:pt idx="35">
                  <c:v>33.790000000000013</c:v>
                </c:pt>
                <c:pt idx="36">
                  <c:v>34.75</c:v>
                </c:pt>
                <c:pt idx="37">
                  <c:v>35.720000000000013</c:v>
                </c:pt>
                <c:pt idx="38">
                  <c:v>36.71</c:v>
                </c:pt>
                <c:pt idx="39">
                  <c:v>37.730000000000011</c:v>
                </c:pt>
                <c:pt idx="40">
                  <c:v>38.760000000000012</c:v>
                </c:pt>
                <c:pt idx="41">
                  <c:v>39.790000000000013</c:v>
                </c:pt>
                <c:pt idx="42">
                  <c:v>40.660000000000011</c:v>
                </c:pt>
                <c:pt idx="43">
                  <c:v>41.49</c:v>
                </c:pt>
                <c:pt idx="44">
                  <c:v>42.379999999999995</c:v>
                </c:pt>
                <c:pt idx="45">
                  <c:v>43.309999999999995</c:v>
                </c:pt>
                <c:pt idx="46">
                  <c:v>44.28</c:v>
                </c:pt>
                <c:pt idx="47">
                  <c:v>45.27</c:v>
                </c:pt>
                <c:pt idx="48">
                  <c:v>46.290000000000013</c:v>
                </c:pt>
                <c:pt idx="49">
                  <c:v>47.36</c:v>
                </c:pt>
                <c:pt idx="50">
                  <c:v>48.46</c:v>
                </c:pt>
                <c:pt idx="51">
                  <c:v>49.57</c:v>
                </c:pt>
                <c:pt idx="52">
                  <c:v>50.71</c:v>
                </c:pt>
                <c:pt idx="53">
                  <c:v>51.849999999999994</c:v>
                </c:pt>
                <c:pt idx="54">
                  <c:v>53.01</c:v>
                </c:pt>
                <c:pt idx="55">
                  <c:v>54.120000000000012</c:v>
                </c:pt>
                <c:pt idx="56">
                  <c:v>55.220000000000013</c:v>
                </c:pt>
                <c:pt idx="57">
                  <c:v>56.309999999999995</c:v>
                </c:pt>
                <c:pt idx="58">
                  <c:v>57.39</c:v>
                </c:pt>
                <c:pt idx="59">
                  <c:v>58.53</c:v>
                </c:pt>
                <c:pt idx="60">
                  <c:v>59.620000000000012</c:v>
                </c:pt>
                <c:pt idx="61">
                  <c:v>60.660000000000011</c:v>
                </c:pt>
                <c:pt idx="62">
                  <c:v>61.67</c:v>
                </c:pt>
                <c:pt idx="63">
                  <c:v>62.7</c:v>
                </c:pt>
                <c:pt idx="64">
                  <c:v>63.71</c:v>
                </c:pt>
                <c:pt idx="65">
                  <c:v>64.709999999999994</c:v>
                </c:pt>
                <c:pt idx="66">
                  <c:v>65.739999999999995</c:v>
                </c:pt>
                <c:pt idx="67">
                  <c:v>66.649999999999991</c:v>
                </c:pt>
                <c:pt idx="68">
                  <c:v>67.55</c:v>
                </c:pt>
                <c:pt idx="69">
                  <c:v>68.42</c:v>
                </c:pt>
                <c:pt idx="70">
                  <c:v>69.28</c:v>
                </c:pt>
                <c:pt idx="71">
                  <c:v>67.14</c:v>
                </c:pt>
                <c:pt idx="72">
                  <c:v>65.169999999999987</c:v>
                </c:pt>
                <c:pt idx="73">
                  <c:v>63.3</c:v>
                </c:pt>
                <c:pt idx="74">
                  <c:v>61.55</c:v>
                </c:pt>
                <c:pt idx="75">
                  <c:v>59.93</c:v>
                </c:pt>
                <c:pt idx="76">
                  <c:v>58.44</c:v>
                </c:pt>
                <c:pt idx="77">
                  <c:v>57.06</c:v>
                </c:pt>
                <c:pt idx="78">
                  <c:v>55.760000000000012</c:v>
                </c:pt>
                <c:pt idx="79">
                  <c:v>54.55</c:v>
                </c:pt>
                <c:pt idx="80">
                  <c:v>53.46</c:v>
                </c:pt>
                <c:pt idx="81">
                  <c:v>52.449999999999996</c:v>
                </c:pt>
                <c:pt idx="82">
                  <c:v>51.47</c:v>
                </c:pt>
                <c:pt idx="83">
                  <c:v>50.46</c:v>
                </c:pt>
                <c:pt idx="84">
                  <c:v>49.42</c:v>
                </c:pt>
                <c:pt idx="85">
                  <c:v>48.349999999999994</c:v>
                </c:pt>
                <c:pt idx="86">
                  <c:v>47.260000000000012</c:v>
                </c:pt>
                <c:pt idx="87">
                  <c:v>46.160000000000011</c:v>
                </c:pt>
                <c:pt idx="88">
                  <c:v>45.04</c:v>
                </c:pt>
                <c:pt idx="89">
                  <c:v>43.9</c:v>
                </c:pt>
                <c:pt idx="90">
                  <c:v>42.730000000000011</c:v>
                </c:pt>
                <c:pt idx="91">
                  <c:v>41.53</c:v>
                </c:pt>
                <c:pt idx="92">
                  <c:v>40.300000000000004</c:v>
                </c:pt>
                <c:pt idx="93">
                  <c:v>39.11</c:v>
                </c:pt>
                <c:pt idx="94">
                  <c:v>37.67</c:v>
                </c:pt>
                <c:pt idx="95">
                  <c:v>36.270000000000003</c:v>
                </c:pt>
                <c:pt idx="96">
                  <c:v>34.99</c:v>
                </c:pt>
                <c:pt idx="97">
                  <c:v>33.6</c:v>
                </c:pt>
                <c:pt idx="98">
                  <c:v>32.33</c:v>
                </c:pt>
                <c:pt idx="99">
                  <c:v>30.84</c:v>
                </c:pt>
                <c:pt idx="100">
                  <c:v>29.84</c:v>
                </c:pt>
              </c:numCache>
            </c:numRef>
          </c:val>
        </c:ser>
        <c:marker val="1"/>
        <c:axId val="64406272"/>
        <c:axId val="64408192"/>
      </c:lineChart>
      <c:catAx>
        <c:axId val="64406272"/>
        <c:scaling>
          <c:orientation val="minMax"/>
        </c:scaling>
        <c:axPos val="b"/>
        <c:title>
          <c:tx>
            <c:rich>
              <a:bodyPr/>
              <a:lstStyle/>
              <a:p>
                <a:pPr>
                  <a:defRPr/>
                </a:pPr>
                <a:r>
                  <a:rPr lang="en-US" sz="1200"/>
                  <a:t>Turns</a:t>
                </a:r>
              </a:p>
            </c:rich>
          </c:tx>
          <c:layout>
            <c:manualLayout>
              <c:xMode val="edge"/>
              <c:yMode val="edge"/>
              <c:x val="0.89693033468855665"/>
              <c:y val="0.8802740383258546"/>
            </c:manualLayout>
          </c:layout>
        </c:title>
        <c:numFmt formatCode="General" sourceLinked="1"/>
        <c:tickLblPos val="nextTo"/>
        <c:crossAx val="64408192"/>
        <c:crossesAt val="0"/>
        <c:auto val="1"/>
        <c:lblAlgn val="ctr"/>
        <c:lblOffset val="50"/>
        <c:tickLblSkip val="5"/>
        <c:tickMarkSkip val="5"/>
      </c:catAx>
      <c:valAx>
        <c:axId val="64408192"/>
        <c:scaling>
          <c:orientation val="minMax"/>
          <c:max val="100"/>
          <c:min val="0"/>
        </c:scaling>
        <c:axPos val="l"/>
        <c:majorGridlines/>
        <c:numFmt formatCode="General" sourceLinked="1"/>
        <c:tickLblPos val="nextTo"/>
        <c:crossAx val="64406272"/>
        <c:crosses val="autoZero"/>
        <c:crossBetween val="between"/>
      </c:valAx>
    </c:plotArea>
    <c:legend>
      <c:legendPos val="r"/>
      <c:layout>
        <c:manualLayout>
          <c:xMode val="edge"/>
          <c:yMode val="edge"/>
          <c:x val="0.87798569296485163"/>
          <c:y val="0.37978917957835967"/>
          <c:w val="0.1189563069322217"/>
          <c:h val="0.23575480484294331"/>
        </c:manualLayout>
      </c:layout>
    </c:legend>
    <c:plotVisOnly val="1"/>
    <c:dispBlanksAs val="gap"/>
  </c:chart>
  <c:externalData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21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27.630000000000024</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-1.1399999999999983</c:v>
                </c:pt>
                <c:pt idx="1">
                  <c:v>-1.1299999999999983</c:v>
                </c:pt>
                <c:pt idx="2">
                  <c:v>17.45</c:v>
                </c:pt>
                <c:pt idx="3">
                  <c:v>16.97</c:v>
                </c:pt>
                <c:pt idx="4">
                  <c:v>16.5</c:v>
                </c:pt>
                <c:pt idx="5">
                  <c:v>16.05</c:v>
                </c:pt>
                <c:pt idx="6">
                  <c:v>6.51</c:v>
                </c:pt>
                <c:pt idx="7">
                  <c:v>6.71</c:v>
                </c:pt>
                <c:pt idx="8">
                  <c:v>6.98</c:v>
                </c:pt>
                <c:pt idx="9">
                  <c:v>7.29</c:v>
                </c:pt>
                <c:pt idx="10">
                  <c:v>8.89</c:v>
                </c:pt>
                <c:pt idx="11">
                  <c:v>17.8</c:v>
                </c:pt>
                <c:pt idx="12">
                  <c:v>18.110000000000024</c:v>
                </c:pt>
                <c:pt idx="13">
                  <c:v>7.76</c:v>
                </c:pt>
                <c:pt idx="14">
                  <c:v>18.8</c:v>
                </c:pt>
                <c:pt idx="15">
                  <c:v>10.870000000000006</c:v>
                </c:pt>
                <c:pt idx="16">
                  <c:v>11.55</c:v>
                </c:pt>
                <c:pt idx="17">
                  <c:v>12.229999999999999</c:v>
                </c:pt>
                <c:pt idx="18">
                  <c:v>23.17</c:v>
                </c:pt>
                <c:pt idx="19">
                  <c:v>24.130000000000024</c:v>
                </c:pt>
                <c:pt idx="20">
                  <c:v>25.05</c:v>
                </c:pt>
                <c:pt idx="21">
                  <c:v>14.77</c:v>
                </c:pt>
                <c:pt idx="22">
                  <c:v>27.01</c:v>
                </c:pt>
                <c:pt idx="23">
                  <c:v>27.86</c:v>
                </c:pt>
                <c:pt idx="24">
                  <c:v>28.68</c:v>
                </c:pt>
                <c:pt idx="25">
                  <c:v>29.459999999999987</c:v>
                </c:pt>
                <c:pt idx="26">
                  <c:v>29.66</c:v>
                </c:pt>
                <c:pt idx="27">
                  <c:v>29.73</c:v>
                </c:pt>
                <c:pt idx="28">
                  <c:v>29.779999999999987</c:v>
                </c:pt>
                <c:pt idx="29">
                  <c:v>29.810000000000024</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26.110000000000024</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30.810000000000024</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20.810000000000024</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16.489999999999966</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18.130000000000024</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113534464"/>
        <c:axId val="113536384"/>
      </c:lineChart>
      <c:catAx>
        <c:axId val="113534464"/>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113536384"/>
        <c:crossesAt val="0"/>
        <c:auto val="1"/>
        <c:lblAlgn val="ctr"/>
        <c:lblOffset val="50"/>
        <c:tickLblSkip val="5"/>
        <c:tickMarkSkip val="5"/>
      </c:catAx>
      <c:valAx>
        <c:axId val="113536384"/>
        <c:scaling>
          <c:orientation val="minMax"/>
          <c:max val="100"/>
          <c:min val="-100"/>
        </c:scaling>
        <c:axPos val="l"/>
        <c:majorGridlines/>
        <c:numFmt formatCode="General" sourceLinked="1"/>
        <c:tickLblPos val="nextTo"/>
        <c:crossAx val="113534464"/>
        <c:crosses val="autoZero"/>
        <c:crossBetween val="between"/>
      </c:valAx>
    </c:plotArea>
    <c:legend>
      <c:legendPos val="r"/>
      <c:layout>
        <c:manualLayout>
          <c:xMode val="edge"/>
          <c:yMode val="edge"/>
          <c:x val="7.270007236044923E-2"/>
          <c:y val="0.90917743501240422"/>
          <c:w val="0.84406109105856064"/>
          <c:h val="7.7723654406213039E-2"/>
        </c:manualLayout>
      </c:layout>
    </c:legend>
    <c:plotVisOnly val="1"/>
    <c:dispBlanksAs val="gap"/>
  </c:chart>
  <c:externalData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61E-2"/>
          <c:y val="7.7034480279006461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30.110000000000024</c:v>
                </c:pt>
                <c:pt idx="2">
                  <c:v>29.87</c:v>
                </c:pt>
                <c:pt idx="3">
                  <c:v>29.650000000000023</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21.810000000000024</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29.150000000000023</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29.810000000000024</c:v>
                </c:pt>
                <c:pt idx="64">
                  <c:v>29.810000000000024</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12.860000000000012</c:v>
                </c:pt>
                <c:pt idx="30">
                  <c:v>10.81</c:v>
                </c:pt>
                <c:pt idx="31">
                  <c:v>10</c:v>
                </c:pt>
                <c:pt idx="32">
                  <c:v>10</c:v>
                </c:pt>
                <c:pt idx="33">
                  <c:v>10</c:v>
                </c:pt>
                <c:pt idx="34">
                  <c:v>10</c:v>
                </c:pt>
                <c:pt idx="35">
                  <c:v>10</c:v>
                </c:pt>
                <c:pt idx="36">
                  <c:v>10</c:v>
                </c:pt>
                <c:pt idx="37">
                  <c:v>10</c:v>
                </c:pt>
                <c:pt idx="38">
                  <c:v>10</c:v>
                </c:pt>
                <c:pt idx="39">
                  <c:v>10</c:v>
                </c:pt>
                <c:pt idx="40">
                  <c:v>10</c:v>
                </c:pt>
                <c:pt idx="41">
                  <c:v>10.360000000000012</c:v>
                </c:pt>
                <c:pt idx="42">
                  <c:v>10.65</c:v>
                </c:pt>
                <c:pt idx="43">
                  <c:v>11.58</c:v>
                </c:pt>
                <c:pt idx="44">
                  <c:v>11.32</c:v>
                </c:pt>
                <c:pt idx="45">
                  <c:v>11.07</c:v>
                </c:pt>
                <c:pt idx="46">
                  <c:v>10.81</c:v>
                </c:pt>
              </c:numCache>
            </c:numRef>
          </c:val>
        </c:ser>
        <c:marker val="1"/>
        <c:axId val="113596672"/>
        <c:axId val="113607040"/>
      </c:lineChart>
      <c:catAx>
        <c:axId val="113596672"/>
        <c:scaling>
          <c:orientation val="minMax"/>
        </c:scaling>
        <c:axPos val="b"/>
        <c:title>
          <c:tx>
            <c:rich>
              <a:bodyPr/>
              <a:lstStyle/>
              <a:p>
                <a:pPr>
                  <a:defRPr/>
                </a:pPr>
                <a:r>
                  <a:rPr lang="en-US" sz="1200"/>
                  <a:t>Turns</a:t>
                </a:r>
              </a:p>
            </c:rich>
          </c:tx>
          <c:layout>
            <c:manualLayout>
              <c:xMode val="edge"/>
              <c:yMode val="edge"/>
              <c:x val="0.8863898364495999"/>
              <c:y val="0.88436342717434258"/>
            </c:manualLayout>
          </c:layout>
        </c:title>
        <c:numFmt formatCode="General" sourceLinked="1"/>
        <c:tickLblPos val="nextTo"/>
        <c:crossAx val="113607040"/>
        <c:crossesAt val="0"/>
        <c:auto val="1"/>
        <c:lblAlgn val="ctr"/>
        <c:lblOffset val="50"/>
        <c:tickLblSkip val="5"/>
        <c:tickMarkSkip val="5"/>
      </c:catAx>
      <c:valAx>
        <c:axId val="113607040"/>
        <c:scaling>
          <c:orientation val="minMax"/>
          <c:max val="100"/>
          <c:min val="0"/>
        </c:scaling>
        <c:axPos val="l"/>
        <c:majorGridlines/>
        <c:numFmt formatCode="General" sourceLinked="1"/>
        <c:tickLblPos val="nextTo"/>
        <c:crossAx val="113596672"/>
        <c:crosses val="autoZero"/>
        <c:crossBetween val="between"/>
      </c:valAx>
    </c:plotArea>
    <c:legend>
      <c:legendPos val="r"/>
      <c:layout>
        <c:manualLayout>
          <c:xMode val="edge"/>
          <c:yMode val="edge"/>
          <c:x val="0.86969418724939707"/>
          <c:y val="0.34626570308848381"/>
          <c:w val="0.11214530594099192"/>
          <c:h val="0.29053866896775016"/>
        </c:manualLayout>
      </c:layout>
    </c:legend>
    <c:plotVisOnly val="1"/>
    <c:dispBlanksAs val="gap"/>
  </c:chart>
  <c:externalData r:id="rId2"/>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49E-2"/>
          <c:y val="6.5071784059779524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31.610000000000024</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30.130000000000024</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31.110000000000024</c:v>
                </c:pt>
                <c:pt idx="128">
                  <c:v>21.810000000000024</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28.610000000000024</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22.810000000000024</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-1.1399999999999983</c:v>
                </c:pt>
                <c:pt idx="1">
                  <c:v>-1.1299999999999983</c:v>
                </c:pt>
                <c:pt idx="2">
                  <c:v>17.489999999999966</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15.360000000000012</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15.860000000000012</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0.95000000000000062</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21.150000000000023</c:v>
                </c:pt>
                <c:pt idx="43">
                  <c:v>21.97</c:v>
                </c:pt>
                <c:pt idx="44">
                  <c:v>22.8</c:v>
                </c:pt>
                <c:pt idx="45">
                  <c:v>23.64</c:v>
                </c:pt>
                <c:pt idx="46">
                  <c:v>24.47</c:v>
                </c:pt>
                <c:pt idx="47">
                  <c:v>25.310000000000024</c:v>
                </c:pt>
                <c:pt idx="48">
                  <c:v>26.14</c:v>
                </c:pt>
                <c:pt idx="49">
                  <c:v>26.97</c:v>
                </c:pt>
                <c:pt idx="50">
                  <c:v>27.810000000000024</c:v>
                </c:pt>
                <c:pt idx="51">
                  <c:v>28.82</c:v>
                </c:pt>
                <c:pt idx="52">
                  <c:v>29.810000000000024</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25.110000000000024</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21.630000000000024</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0.85000000000000064</c:v>
                </c:pt>
                <c:pt idx="1">
                  <c:v>17.8</c:v>
                </c:pt>
                <c:pt idx="2">
                  <c:v>17.38</c:v>
                </c:pt>
                <c:pt idx="3">
                  <c:v>16.97</c:v>
                </c:pt>
                <c:pt idx="4">
                  <c:v>16.57</c:v>
                </c:pt>
                <c:pt idx="5">
                  <c:v>16.18</c:v>
                </c:pt>
                <c:pt idx="6">
                  <c:v>15.8</c:v>
                </c:pt>
                <c:pt idx="7">
                  <c:v>15.43</c:v>
                </c:pt>
                <c:pt idx="8">
                  <c:v>15.06</c:v>
                </c:pt>
                <c:pt idx="9">
                  <c:v>14.7</c:v>
                </c:pt>
                <c:pt idx="10">
                  <c:v>14.360000000000012</c:v>
                </c:pt>
                <c:pt idx="11">
                  <c:v>14.02</c:v>
                </c:pt>
                <c:pt idx="12">
                  <c:v>13.850000000000012</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18.130000000000024</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112827392"/>
        <c:axId val="113620096"/>
      </c:lineChart>
      <c:catAx>
        <c:axId val="112827392"/>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113620096"/>
        <c:crossesAt val="0"/>
        <c:auto val="1"/>
        <c:lblAlgn val="ctr"/>
        <c:lblOffset val="50"/>
        <c:tickLblSkip val="5"/>
        <c:tickMarkSkip val="5"/>
      </c:catAx>
      <c:valAx>
        <c:axId val="113620096"/>
        <c:scaling>
          <c:orientation val="minMax"/>
          <c:max val="100"/>
          <c:min val="-100"/>
        </c:scaling>
        <c:axPos val="l"/>
        <c:majorGridlines/>
        <c:numFmt formatCode="General" sourceLinked="1"/>
        <c:tickLblPos val="nextTo"/>
        <c:crossAx val="112827392"/>
        <c:crosses val="autoZero"/>
        <c:crossBetween val="between"/>
      </c:valAx>
    </c:plotArea>
    <c:legend>
      <c:legendPos val="r"/>
      <c:layout>
        <c:manualLayout>
          <c:xMode val="edge"/>
          <c:yMode val="edge"/>
          <c:x val="7.0167132334264679E-2"/>
          <c:y val="0.91466775669434763"/>
          <c:w val="0.81264143594954086"/>
          <c:h val="8.3192346858282543E-2"/>
        </c:manualLayout>
      </c:layout>
    </c:legend>
    <c:plotVisOnly val="1"/>
    <c:dispBlanksAs val="gap"/>
  </c:chart>
  <c:externalData r:id="rId2"/>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184E-2"/>
          <c:y val="4.3744531933508633E-4"/>
        </c:manualLayout>
      </c:layout>
    </c:title>
    <c:plotArea>
      <c:layout>
        <c:manualLayout>
          <c:layoutTarget val="inner"/>
          <c:xMode val="edge"/>
          <c:yMode val="edge"/>
          <c:x val="6.5560917788502274E-2"/>
          <c:y val="8.5586678714341044E-2"/>
          <c:w val="0.81495216323765807"/>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30.110000000000024</c:v>
                </c:pt>
                <c:pt idx="2">
                  <c:v>29.85</c:v>
                </c:pt>
                <c:pt idx="3">
                  <c:v>29.6</c:v>
                </c:pt>
                <c:pt idx="4">
                  <c:v>29.36</c:v>
                </c:pt>
                <c:pt idx="5">
                  <c:v>29.130000000000024</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28.130000000000024</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18.130000000000024</c:v>
                </c:pt>
                <c:pt idx="21">
                  <c:v>17.649999999999999</c:v>
                </c:pt>
                <c:pt idx="22">
                  <c:v>17.34</c:v>
                </c:pt>
                <c:pt idx="23">
                  <c:v>16.989999999999966</c:v>
                </c:pt>
                <c:pt idx="24">
                  <c:v>16.610000000000024</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12.350000000000012</c:v>
                </c:pt>
                <c:pt idx="61">
                  <c:v>12.360000000000012</c:v>
                </c:pt>
                <c:pt idx="62">
                  <c:v>12.229999999999999</c:v>
                </c:pt>
                <c:pt idx="63">
                  <c:v>14.11</c:v>
                </c:pt>
                <c:pt idx="64">
                  <c:v>15</c:v>
                </c:pt>
                <c:pt idx="65">
                  <c:v>17.88</c:v>
                </c:pt>
                <c:pt idx="66">
                  <c:v>20.650000000000023</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28.650000000000023</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27.610000000000024</c:v>
                </c:pt>
                <c:pt idx="8">
                  <c:v>27.279999999999987</c:v>
                </c:pt>
                <c:pt idx="9">
                  <c:v>26.97</c:v>
                </c:pt>
                <c:pt idx="10">
                  <c:v>26.67</c:v>
                </c:pt>
                <c:pt idx="11">
                  <c:v>26.38</c:v>
                </c:pt>
                <c:pt idx="12">
                  <c:v>26.5</c:v>
                </c:pt>
                <c:pt idx="13">
                  <c:v>28.150000000000023</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24.630000000000024</c:v>
                </c:pt>
                <c:pt idx="67">
                  <c:v>25.25</c:v>
                </c:pt>
                <c:pt idx="68">
                  <c:v>28.06</c:v>
                </c:pt>
                <c:pt idx="69">
                  <c:v>27.419999999999987</c:v>
                </c:pt>
                <c:pt idx="70">
                  <c:v>24.77</c:v>
                </c:pt>
                <c:pt idx="71">
                  <c:v>22.57</c:v>
                </c:pt>
                <c:pt idx="72">
                  <c:v>20.170000000000005</c:v>
                </c:pt>
                <c:pt idx="73">
                  <c:v>17.57</c:v>
                </c:pt>
                <c:pt idx="74">
                  <c:v>16.29</c:v>
                </c:pt>
                <c:pt idx="75">
                  <c:v>13.350000000000012</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23.810000000000024</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113700864"/>
        <c:axId val="113702784"/>
      </c:lineChart>
      <c:catAx>
        <c:axId val="113700864"/>
        <c:scaling>
          <c:orientation val="minMax"/>
        </c:scaling>
        <c:axPos val="b"/>
        <c:title>
          <c:tx>
            <c:rich>
              <a:bodyPr/>
              <a:lstStyle/>
              <a:p>
                <a:pPr>
                  <a:defRPr/>
                </a:pPr>
                <a:r>
                  <a:rPr lang="en-US" sz="1200"/>
                  <a:t>Turns</a:t>
                </a:r>
              </a:p>
            </c:rich>
          </c:tx>
          <c:layout>
            <c:manualLayout>
              <c:xMode val="edge"/>
              <c:yMode val="edge"/>
              <c:x val="0.90159698586063541"/>
              <c:y val="0.88744259426588068"/>
            </c:manualLayout>
          </c:layout>
        </c:title>
        <c:numFmt formatCode="General" sourceLinked="1"/>
        <c:tickLblPos val="nextTo"/>
        <c:crossAx val="113702784"/>
        <c:crossesAt val="0"/>
        <c:auto val="1"/>
        <c:lblAlgn val="ctr"/>
        <c:lblOffset val="50"/>
        <c:tickLblSkip val="10"/>
        <c:tickMarkSkip val="5"/>
      </c:catAx>
      <c:valAx>
        <c:axId val="113702784"/>
        <c:scaling>
          <c:orientation val="minMax"/>
          <c:max val="100"/>
          <c:min val="0"/>
        </c:scaling>
        <c:axPos val="l"/>
        <c:majorGridlines/>
        <c:numFmt formatCode="General" sourceLinked="1"/>
        <c:tickLblPos val="nextTo"/>
        <c:crossAx val="113700864"/>
        <c:crosses val="autoZero"/>
        <c:crossBetween val="between"/>
      </c:valAx>
    </c:plotArea>
    <c:legend>
      <c:legendPos val="r"/>
      <c:layout>
        <c:manualLayout>
          <c:xMode val="edge"/>
          <c:yMode val="edge"/>
          <c:x val="0.87198391330116065"/>
          <c:y val="0.39306857134661644"/>
          <c:w val="0.12495808991618004"/>
          <c:h val="0.2661913572278875"/>
        </c:manualLayout>
      </c:layout>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200"/>
              <a:t>Tempers</a:t>
            </a:r>
          </a:p>
        </c:rich>
      </c:tx>
      <c:layout>
        <c:manualLayout>
          <c:xMode val="edge"/>
          <c:yMode val="edge"/>
          <c:x val="1.9740062612655405E-2"/>
          <c:y val="4.2856037097239738E-3"/>
        </c:manualLayout>
      </c:layout>
    </c:title>
    <c:plotArea>
      <c:layout>
        <c:manualLayout>
          <c:layoutTarget val="inner"/>
          <c:xMode val="edge"/>
          <c:yMode val="edge"/>
          <c:x val="4.8143460215336324E-2"/>
          <c:y val="8.5586622713375596E-2"/>
          <c:w val="0.79126657360600949"/>
          <c:h val="0.83141908779840701"/>
        </c:manualLayout>
      </c:layout>
      <c:lineChart>
        <c:grouping val="standard"/>
        <c:ser>
          <c:idx val="0"/>
          <c:order val="0"/>
          <c:tx>
            <c:v>Clan A</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'3c'!$A$1:$A$54</c:f>
              <c:numCache>
                <c:formatCode>General</c:formatCode>
                <c:ptCount val="54"/>
                <c:pt idx="0">
                  <c:v>30</c:v>
                </c:pt>
                <c:pt idx="1">
                  <c:v>29.919999999999987</c:v>
                </c:pt>
                <c:pt idx="2">
                  <c:v>29.85</c:v>
                </c:pt>
                <c:pt idx="3">
                  <c:v>29.79</c:v>
                </c:pt>
                <c:pt idx="4">
                  <c:v>29.73</c:v>
                </c:pt>
                <c:pt idx="5">
                  <c:v>29.69</c:v>
                </c:pt>
                <c:pt idx="6">
                  <c:v>29.650000000000031</c:v>
                </c:pt>
                <c:pt idx="7">
                  <c:v>29.62</c:v>
                </c:pt>
                <c:pt idx="8">
                  <c:v>29.6</c:v>
                </c:pt>
                <c:pt idx="9">
                  <c:v>29.58</c:v>
                </c:pt>
                <c:pt idx="10">
                  <c:v>29.58</c:v>
                </c:pt>
                <c:pt idx="11">
                  <c:v>29.58</c:v>
                </c:pt>
                <c:pt idx="12">
                  <c:v>29.59</c:v>
                </c:pt>
                <c:pt idx="13">
                  <c:v>29.610000000000031</c:v>
                </c:pt>
                <c:pt idx="14">
                  <c:v>30.16</c:v>
                </c:pt>
                <c:pt idx="15">
                  <c:v>30.74</c:v>
                </c:pt>
                <c:pt idx="16">
                  <c:v>31.919999999999987</c:v>
                </c:pt>
                <c:pt idx="17">
                  <c:v>33.17</c:v>
                </c:pt>
                <c:pt idx="18">
                  <c:v>34.480000000000004</c:v>
                </c:pt>
                <c:pt idx="19">
                  <c:v>35.86</c:v>
                </c:pt>
                <c:pt idx="20">
                  <c:v>37.32</c:v>
                </c:pt>
                <c:pt idx="21">
                  <c:v>38.849999999999994</c:v>
                </c:pt>
                <c:pt idx="22">
                  <c:v>40.46</c:v>
                </c:pt>
                <c:pt idx="23">
                  <c:v>42.15</c:v>
                </c:pt>
                <c:pt idx="24">
                  <c:v>44.220000000000013</c:v>
                </c:pt>
                <c:pt idx="25">
                  <c:v>46.28</c:v>
                </c:pt>
                <c:pt idx="26">
                  <c:v>48.28</c:v>
                </c:pt>
                <c:pt idx="27">
                  <c:v>50.27</c:v>
                </c:pt>
                <c:pt idx="28">
                  <c:v>52.260000000000012</c:v>
                </c:pt>
                <c:pt idx="29">
                  <c:v>54.24</c:v>
                </c:pt>
                <c:pt idx="30">
                  <c:v>56.220000000000013</c:v>
                </c:pt>
                <c:pt idx="31">
                  <c:v>58.190000000000012</c:v>
                </c:pt>
                <c:pt idx="32">
                  <c:v>60.160000000000011</c:v>
                </c:pt>
                <c:pt idx="33">
                  <c:v>62.13</c:v>
                </c:pt>
                <c:pt idx="34">
                  <c:v>64.16</c:v>
                </c:pt>
                <c:pt idx="35">
                  <c:v>66.13</c:v>
                </c:pt>
                <c:pt idx="36">
                  <c:v>68.08</c:v>
                </c:pt>
                <c:pt idx="37">
                  <c:v>70.11</c:v>
                </c:pt>
                <c:pt idx="38">
                  <c:v>72.06</c:v>
                </c:pt>
                <c:pt idx="39">
                  <c:v>74.010000000000005</c:v>
                </c:pt>
                <c:pt idx="40">
                  <c:v>75.959999999999994</c:v>
                </c:pt>
                <c:pt idx="41">
                  <c:v>77.910000000000025</c:v>
                </c:pt>
                <c:pt idx="42">
                  <c:v>79.86</c:v>
                </c:pt>
                <c:pt idx="43">
                  <c:v>81.81</c:v>
                </c:pt>
                <c:pt idx="44">
                  <c:v>83.75</c:v>
                </c:pt>
                <c:pt idx="45">
                  <c:v>85.7</c:v>
                </c:pt>
                <c:pt idx="46">
                  <c:v>87.64</c:v>
                </c:pt>
                <c:pt idx="47">
                  <c:v>89.59</c:v>
                </c:pt>
                <c:pt idx="48">
                  <c:v>91.53</c:v>
                </c:pt>
                <c:pt idx="49">
                  <c:v>93.5</c:v>
                </c:pt>
                <c:pt idx="50">
                  <c:v>95.53</c:v>
                </c:pt>
                <c:pt idx="51">
                  <c:v>97.47</c:v>
                </c:pt>
                <c:pt idx="52">
                  <c:v>99.43</c:v>
                </c:pt>
              </c:numCache>
            </c:numRef>
          </c:val>
        </c:ser>
        <c:ser>
          <c:idx val="1"/>
          <c:order val="1"/>
          <c:tx>
            <c:v>Clan B</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'3c'!$B$1:$B$54</c:f>
              <c:numCache>
                <c:formatCode>General</c:formatCode>
                <c:ptCount val="54"/>
                <c:pt idx="0">
                  <c:v>30</c:v>
                </c:pt>
                <c:pt idx="1">
                  <c:v>29.279999999999987</c:v>
                </c:pt>
                <c:pt idx="2">
                  <c:v>28.57</c:v>
                </c:pt>
                <c:pt idx="3">
                  <c:v>27.85</c:v>
                </c:pt>
                <c:pt idx="4">
                  <c:v>27.14</c:v>
                </c:pt>
                <c:pt idx="5">
                  <c:v>26.43</c:v>
                </c:pt>
                <c:pt idx="6">
                  <c:v>25.72</c:v>
                </c:pt>
                <c:pt idx="7">
                  <c:v>25.01</c:v>
                </c:pt>
                <c:pt idx="8">
                  <c:v>24.3</c:v>
                </c:pt>
                <c:pt idx="9">
                  <c:v>23.59</c:v>
                </c:pt>
                <c:pt idx="10">
                  <c:v>22.88</c:v>
                </c:pt>
                <c:pt idx="11">
                  <c:v>22.17</c:v>
                </c:pt>
                <c:pt idx="12">
                  <c:v>21.459999999999987</c:v>
                </c:pt>
                <c:pt idx="13">
                  <c:v>20.75</c:v>
                </c:pt>
                <c:pt idx="14">
                  <c:v>20.25</c:v>
                </c:pt>
                <c:pt idx="15">
                  <c:v>19.510000000000005</c:v>
                </c:pt>
                <c:pt idx="16">
                  <c:v>18.979999999999986</c:v>
                </c:pt>
                <c:pt idx="17">
                  <c:v>18.18</c:v>
                </c:pt>
                <c:pt idx="18">
                  <c:v>17.36</c:v>
                </c:pt>
                <c:pt idx="19">
                  <c:v>16.5</c:v>
                </c:pt>
                <c:pt idx="20">
                  <c:v>15.61</c:v>
                </c:pt>
                <c:pt idx="21">
                  <c:v>14.68</c:v>
                </c:pt>
                <c:pt idx="22">
                  <c:v>13.709999999999999</c:v>
                </c:pt>
                <c:pt idx="23">
                  <c:v>12.709999999999999</c:v>
                </c:pt>
                <c:pt idx="24">
                  <c:v>11.96</c:v>
                </c:pt>
                <c:pt idx="25">
                  <c:v>11.18</c:v>
                </c:pt>
                <c:pt idx="26">
                  <c:v>10.040000000000001</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numCache>
            </c:numRef>
          </c:val>
        </c:ser>
        <c:ser>
          <c:idx val="2"/>
          <c:order val="2"/>
          <c:tx>
            <c:v>Clan C</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'3c'!$C$1:$C$54</c:f>
              <c:numCache>
                <c:formatCode>General</c:formatCode>
                <c:ptCount val="54"/>
                <c:pt idx="0">
                  <c:v>30</c:v>
                </c:pt>
                <c:pt idx="1">
                  <c:v>29.91</c:v>
                </c:pt>
                <c:pt idx="2">
                  <c:v>29.84</c:v>
                </c:pt>
                <c:pt idx="3">
                  <c:v>29.759999999999987</c:v>
                </c:pt>
                <c:pt idx="4">
                  <c:v>29.7</c:v>
                </c:pt>
                <c:pt idx="5">
                  <c:v>29.650000000000031</c:v>
                </c:pt>
                <c:pt idx="6">
                  <c:v>29.6</c:v>
                </c:pt>
                <c:pt idx="7">
                  <c:v>29.56</c:v>
                </c:pt>
                <c:pt idx="8">
                  <c:v>29.53</c:v>
                </c:pt>
                <c:pt idx="9">
                  <c:v>29.51</c:v>
                </c:pt>
                <c:pt idx="10">
                  <c:v>29.5</c:v>
                </c:pt>
                <c:pt idx="11">
                  <c:v>29.5</c:v>
                </c:pt>
                <c:pt idx="12">
                  <c:v>29.5</c:v>
                </c:pt>
                <c:pt idx="13">
                  <c:v>29.51</c:v>
                </c:pt>
                <c:pt idx="14">
                  <c:v>30.19</c:v>
                </c:pt>
                <c:pt idx="15">
                  <c:v>30.74</c:v>
                </c:pt>
                <c:pt idx="16">
                  <c:v>32</c:v>
                </c:pt>
                <c:pt idx="17">
                  <c:v>33.18</c:v>
                </c:pt>
                <c:pt idx="18">
                  <c:v>34.43</c:v>
                </c:pt>
                <c:pt idx="19">
                  <c:v>35.74</c:v>
                </c:pt>
                <c:pt idx="20">
                  <c:v>37.130000000000003</c:v>
                </c:pt>
                <c:pt idx="21">
                  <c:v>38.6</c:v>
                </c:pt>
                <c:pt idx="22">
                  <c:v>40.14</c:v>
                </c:pt>
                <c:pt idx="23">
                  <c:v>41.760000000000012</c:v>
                </c:pt>
                <c:pt idx="24">
                  <c:v>43.67</c:v>
                </c:pt>
                <c:pt idx="25">
                  <c:v>45.59</c:v>
                </c:pt>
                <c:pt idx="26">
                  <c:v>47.51</c:v>
                </c:pt>
                <c:pt idx="27">
                  <c:v>49.46</c:v>
                </c:pt>
                <c:pt idx="28">
                  <c:v>51.4</c:v>
                </c:pt>
                <c:pt idx="29">
                  <c:v>53.339999999999996</c:v>
                </c:pt>
                <c:pt idx="30">
                  <c:v>55.28</c:v>
                </c:pt>
                <c:pt idx="31">
                  <c:v>57.21</c:v>
                </c:pt>
                <c:pt idx="32">
                  <c:v>59.15</c:v>
                </c:pt>
                <c:pt idx="33">
                  <c:v>61.09</c:v>
                </c:pt>
                <c:pt idx="34">
                  <c:v>63.02</c:v>
                </c:pt>
                <c:pt idx="35">
                  <c:v>64.959999999999994</c:v>
                </c:pt>
                <c:pt idx="36">
                  <c:v>66.900000000000006</c:v>
                </c:pt>
                <c:pt idx="37">
                  <c:v>68.83</c:v>
                </c:pt>
                <c:pt idx="38">
                  <c:v>70.760000000000005</c:v>
                </c:pt>
                <c:pt idx="39">
                  <c:v>72.7</c:v>
                </c:pt>
                <c:pt idx="40">
                  <c:v>74.63</c:v>
                </c:pt>
                <c:pt idx="41">
                  <c:v>76.569999999999993</c:v>
                </c:pt>
                <c:pt idx="42">
                  <c:v>78.5</c:v>
                </c:pt>
                <c:pt idx="43">
                  <c:v>80.489999999999995</c:v>
                </c:pt>
                <c:pt idx="44">
                  <c:v>82.490000000000023</c:v>
                </c:pt>
                <c:pt idx="45">
                  <c:v>84.48</c:v>
                </c:pt>
                <c:pt idx="46">
                  <c:v>86.48</c:v>
                </c:pt>
                <c:pt idx="47">
                  <c:v>88.47</c:v>
                </c:pt>
                <c:pt idx="48">
                  <c:v>90.460000000000022</c:v>
                </c:pt>
                <c:pt idx="49">
                  <c:v>92.45</c:v>
                </c:pt>
                <c:pt idx="50">
                  <c:v>94.36999999999999</c:v>
                </c:pt>
                <c:pt idx="51">
                  <c:v>96.3</c:v>
                </c:pt>
                <c:pt idx="52">
                  <c:v>98.3</c:v>
                </c:pt>
                <c:pt idx="53">
                  <c:v>98.240000000000023</c:v>
                </c:pt>
              </c:numCache>
            </c:numRef>
          </c:val>
        </c:ser>
        <c:marker val="1"/>
        <c:axId val="116300800"/>
        <c:axId val="121631872"/>
      </c:lineChart>
      <c:catAx>
        <c:axId val="116300800"/>
        <c:scaling>
          <c:orientation val="minMax"/>
        </c:scaling>
        <c:axPos val="b"/>
        <c:title>
          <c:tx>
            <c:rich>
              <a:bodyPr/>
              <a:lstStyle/>
              <a:p>
                <a:pPr>
                  <a:defRPr/>
                </a:pPr>
                <a:r>
                  <a:rPr lang="en-US" sz="1200"/>
                  <a:t>Turns</a:t>
                </a:r>
              </a:p>
            </c:rich>
          </c:tx>
          <c:layout>
            <c:manualLayout>
              <c:xMode val="edge"/>
              <c:yMode val="edge"/>
              <c:x val="0.88467001865730777"/>
              <c:y val="0.88744245364123409"/>
            </c:manualLayout>
          </c:layout>
        </c:title>
        <c:numFmt formatCode="General" sourceLinked="1"/>
        <c:tickLblPos val="nextTo"/>
        <c:crossAx val="121631872"/>
        <c:crossesAt val="0"/>
        <c:auto val="1"/>
        <c:lblAlgn val="ctr"/>
        <c:lblOffset val="50"/>
        <c:tickLblSkip val="5"/>
        <c:tickMarkSkip val="5"/>
      </c:catAx>
      <c:valAx>
        <c:axId val="121631872"/>
        <c:scaling>
          <c:orientation val="minMax"/>
          <c:max val="100"/>
          <c:min val="0"/>
        </c:scaling>
        <c:axPos val="l"/>
        <c:majorGridlines/>
        <c:numFmt formatCode="General" sourceLinked="1"/>
        <c:tickLblPos val="nextTo"/>
        <c:crossAx val="116300800"/>
        <c:crosses val="autoZero"/>
        <c:crossBetween val="between"/>
      </c:valAx>
    </c:plotArea>
    <c:legend>
      <c:legendPos val="r"/>
      <c:layout>
        <c:manualLayout>
          <c:xMode val="edge"/>
          <c:yMode val="edge"/>
          <c:x val="0.8646511354755374"/>
          <c:y val="0.46442687071925309"/>
          <c:w val="0.12118551249609302"/>
          <c:h val="0.19391864220725771"/>
        </c:manualLayout>
      </c:layout>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23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27.630000000000031</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'5c'!$I$1:$I$85</c:f>
              <c:numCache>
                <c:formatCode>General</c:formatCode>
                <c:ptCount val="85"/>
                <c:pt idx="0">
                  <c:v>-1.1399999999999977</c:v>
                </c:pt>
                <c:pt idx="1">
                  <c:v>-1.1299999999999977</c:v>
                </c:pt>
                <c:pt idx="2">
                  <c:v>17.45</c:v>
                </c:pt>
                <c:pt idx="3">
                  <c:v>16.97</c:v>
                </c:pt>
                <c:pt idx="4">
                  <c:v>16.5</c:v>
                </c:pt>
                <c:pt idx="5">
                  <c:v>16.05</c:v>
                </c:pt>
                <c:pt idx="6">
                  <c:v>6.51</c:v>
                </c:pt>
                <c:pt idx="7">
                  <c:v>6.71</c:v>
                </c:pt>
                <c:pt idx="8">
                  <c:v>6.98</c:v>
                </c:pt>
                <c:pt idx="9">
                  <c:v>7.29</c:v>
                </c:pt>
                <c:pt idx="10">
                  <c:v>8.89</c:v>
                </c:pt>
                <c:pt idx="11">
                  <c:v>17.8</c:v>
                </c:pt>
                <c:pt idx="12">
                  <c:v>18.110000000000031</c:v>
                </c:pt>
                <c:pt idx="13">
                  <c:v>7.76</c:v>
                </c:pt>
                <c:pt idx="14">
                  <c:v>18.8</c:v>
                </c:pt>
                <c:pt idx="15">
                  <c:v>10.870000000000006</c:v>
                </c:pt>
                <c:pt idx="16">
                  <c:v>11.55</c:v>
                </c:pt>
                <c:pt idx="17">
                  <c:v>12.229999999999999</c:v>
                </c:pt>
                <c:pt idx="18">
                  <c:v>23.17</c:v>
                </c:pt>
                <c:pt idx="19">
                  <c:v>24.130000000000031</c:v>
                </c:pt>
                <c:pt idx="20">
                  <c:v>25.05</c:v>
                </c:pt>
                <c:pt idx="21">
                  <c:v>14.77</c:v>
                </c:pt>
                <c:pt idx="22">
                  <c:v>27.01</c:v>
                </c:pt>
                <c:pt idx="23">
                  <c:v>27.86</c:v>
                </c:pt>
                <c:pt idx="24">
                  <c:v>28.68</c:v>
                </c:pt>
                <c:pt idx="25">
                  <c:v>29.459999999999987</c:v>
                </c:pt>
                <c:pt idx="26">
                  <c:v>29.66</c:v>
                </c:pt>
                <c:pt idx="27">
                  <c:v>29.73</c:v>
                </c:pt>
                <c:pt idx="28">
                  <c:v>29.779999999999987</c:v>
                </c:pt>
                <c:pt idx="29">
                  <c:v>29.810000000000031</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26.110000000000031</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30.810000000000031</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20.810000000000031</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'5c'!$O$1:$O$85</c:f>
              <c:numCache>
                <c:formatCode>General</c:formatCode>
                <c:ptCount val="85"/>
                <c:pt idx="0">
                  <c:v>0.59</c:v>
                </c:pt>
                <c:pt idx="1">
                  <c:v>0.58000000000000007</c:v>
                </c:pt>
                <c:pt idx="2">
                  <c:v>17.12</c:v>
                </c:pt>
                <c:pt idx="3">
                  <c:v>16.489999999999959</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18.130000000000031</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126770560"/>
        <c:axId val="133096960"/>
      </c:lineChart>
      <c:catAx>
        <c:axId val="126770560"/>
        <c:scaling>
          <c:orientation val="minMax"/>
        </c:scaling>
        <c:axPos val="b"/>
        <c:title>
          <c:tx>
            <c:rich>
              <a:bodyPr/>
              <a:lstStyle/>
              <a:p>
                <a:pPr>
                  <a:defRPr/>
                </a:pPr>
                <a:r>
                  <a:rPr lang="en-US" sz="1200"/>
                  <a:t>Turns</a:t>
                </a:r>
              </a:p>
            </c:rich>
          </c:tx>
          <c:layout>
            <c:manualLayout>
              <c:xMode val="edge"/>
              <c:yMode val="edge"/>
              <c:x val="0.91726115868169544"/>
              <c:y val="0.47710749489647131"/>
            </c:manualLayout>
          </c:layout>
        </c:title>
        <c:numFmt formatCode="General" sourceLinked="1"/>
        <c:tickLblPos val="nextTo"/>
        <c:crossAx val="133096960"/>
        <c:crossesAt val="0"/>
        <c:auto val="1"/>
        <c:lblAlgn val="ctr"/>
        <c:lblOffset val="50"/>
        <c:tickLblSkip val="5"/>
        <c:tickMarkSkip val="5"/>
      </c:catAx>
      <c:valAx>
        <c:axId val="133096960"/>
        <c:scaling>
          <c:orientation val="minMax"/>
          <c:max val="100"/>
          <c:min val="-100"/>
        </c:scaling>
        <c:axPos val="l"/>
        <c:majorGridlines/>
        <c:numFmt formatCode="General" sourceLinked="1"/>
        <c:tickLblPos val="nextTo"/>
        <c:crossAx val="126770560"/>
        <c:crosses val="autoZero"/>
        <c:crossBetween val="between"/>
      </c:valAx>
    </c:plotArea>
    <c:legend>
      <c:legendPos val="r"/>
      <c:layout>
        <c:manualLayout>
          <c:xMode val="edge"/>
          <c:yMode val="edge"/>
          <c:x val="7.270007236044923E-2"/>
          <c:y val="0.90917743501240422"/>
          <c:w val="0.84406109105856064"/>
          <c:h val="7.7723654406213108E-2"/>
        </c:manualLayout>
      </c:layout>
    </c:legend>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101009703838E-2"/>
          <c:y val="7.7034458121178562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'5c'!$A$1:$A$85</c:f>
              <c:numCache>
                <c:formatCode>General</c:formatCode>
                <c:ptCount val="85"/>
                <c:pt idx="0">
                  <c:v>30</c:v>
                </c:pt>
                <c:pt idx="1">
                  <c:v>30.110000000000031</c:v>
                </c:pt>
                <c:pt idx="2">
                  <c:v>29.87</c:v>
                </c:pt>
                <c:pt idx="3">
                  <c:v>29.650000000000031</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21.810000000000031</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'5c'!$C$1:$C$85</c:f>
              <c:numCache>
                <c:formatCode>General</c:formatCode>
                <c:ptCount val="85"/>
                <c:pt idx="0">
                  <c:v>30</c:v>
                </c:pt>
                <c:pt idx="1">
                  <c:v>29.95</c:v>
                </c:pt>
                <c:pt idx="2">
                  <c:v>29.54</c:v>
                </c:pt>
                <c:pt idx="3">
                  <c:v>29.150000000000031</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29.810000000000031</c:v>
                </c:pt>
                <c:pt idx="64">
                  <c:v>29.810000000000031</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12.860000000000015</c:v>
                </c:pt>
                <c:pt idx="30">
                  <c:v>10.81</c:v>
                </c:pt>
                <c:pt idx="31">
                  <c:v>10</c:v>
                </c:pt>
                <c:pt idx="32">
                  <c:v>10</c:v>
                </c:pt>
                <c:pt idx="33">
                  <c:v>10</c:v>
                </c:pt>
                <c:pt idx="34">
                  <c:v>10</c:v>
                </c:pt>
                <c:pt idx="35">
                  <c:v>10</c:v>
                </c:pt>
                <c:pt idx="36">
                  <c:v>10</c:v>
                </c:pt>
                <c:pt idx="37">
                  <c:v>10</c:v>
                </c:pt>
                <c:pt idx="38">
                  <c:v>10</c:v>
                </c:pt>
                <c:pt idx="39">
                  <c:v>10</c:v>
                </c:pt>
                <c:pt idx="40">
                  <c:v>10</c:v>
                </c:pt>
                <c:pt idx="41">
                  <c:v>10.360000000000015</c:v>
                </c:pt>
                <c:pt idx="42">
                  <c:v>10.65</c:v>
                </c:pt>
                <c:pt idx="43">
                  <c:v>11.58</c:v>
                </c:pt>
                <c:pt idx="44">
                  <c:v>11.32</c:v>
                </c:pt>
                <c:pt idx="45">
                  <c:v>11.07</c:v>
                </c:pt>
                <c:pt idx="46">
                  <c:v>10.81</c:v>
                </c:pt>
              </c:numCache>
            </c:numRef>
          </c:val>
        </c:ser>
        <c:marker val="1"/>
        <c:axId val="138721536"/>
        <c:axId val="139308032"/>
      </c:lineChart>
      <c:catAx>
        <c:axId val="138721536"/>
        <c:scaling>
          <c:orientation val="minMax"/>
        </c:scaling>
        <c:axPos val="b"/>
        <c:title>
          <c:tx>
            <c:rich>
              <a:bodyPr/>
              <a:lstStyle/>
              <a:p>
                <a:pPr>
                  <a:defRPr/>
                </a:pPr>
                <a:r>
                  <a:rPr lang="en-US" sz="1200"/>
                  <a:t>Turns</a:t>
                </a:r>
              </a:p>
            </c:rich>
          </c:tx>
          <c:layout>
            <c:manualLayout>
              <c:xMode val="edge"/>
              <c:yMode val="edge"/>
              <c:x val="0.88638981702357644"/>
              <c:y val="0.88436346043549119"/>
            </c:manualLayout>
          </c:layout>
        </c:title>
        <c:numFmt formatCode="General" sourceLinked="1"/>
        <c:tickLblPos val="nextTo"/>
        <c:crossAx val="139308032"/>
        <c:crossesAt val="0"/>
        <c:auto val="1"/>
        <c:lblAlgn val="ctr"/>
        <c:lblOffset val="50"/>
        <c:tickLblSkip val="5"/>
        <c:tickMarkSkip val="5"/>
      </c:catAx>
      <c:valAx>
        <c:axId val="139308032"/>
        <c:scaling>
          <c:orientation val="minMax"/>
          <c:max val="100"/>
          <c:min val="0"/>
        </c:scaling>
        <c:axPos val="l"/>
        <c:majorGridlines/>
        <c:numFmt formatCode="General" sourceLinked="1"/>
        <c:tickLblPos val="nextTo"/>
        <c:crossAx val="138721536"/>
        <c:crosses val="autoZero"/>
        <c:crossBetween val="between"/>
      </c:valAx>
    </c:plotArea>
    <c:legend>
      <c:legendPos val="r"/>
      <c:layout>
        <c:manualLayout>
          <c:xMode val="edge"/>
          <c:yMode val="edge"/>
          <c:x val="0.86969412803982205"/>
          <c:y val="0.34626561201489908"/>
          <c:w val="0.1121453507631936"/>
          <c:h val="0.29053862572417632"/>
        </c:manualLayout>
      </c:layout>
    </c:legend>
    <c:plotVisOnly val="1"/>
    <c:dispBlanksAs val="gap"/>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58785420046E-2"/>
          <c:y val="1.50093808630394E-2"/>
        </c:manualLayout>
      </c:layout>
    </c:title>
    <c:plotArea>
      <c:layout>
        <c:manualLayout>
          <c:layoutTarget val="inner"/>
          <c:xMode val="edge"/>
          <c:yMode val="edge"/>
          <c:x val="4.8143460215336324E-2"/>
          <c:y val="8.5586622713375596E-2"/>
          <c:w val="0.77861453288975235"/>
          <c:h val="0.83141908779840701"/>
        </c:manualLayout>
      </c:layout>
      <c:lineChart>
        <c:grouping val="standard"/>
        <c:ser>
          <c:idx val="0"/>
          <c:order val="0"/>
          <c:tx>
            <c:v>Clan A</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'7c'!$A$1:$A$158</c:f>
              <c:numCache>
                <c:formatCode>General</c:formatCode>
                <c:ptCount val="158"/>
                <c:pt idx="0">
                  <c:v>30</c:v>
                </c:pt>
                <c:pt idx="1">
                  <c:v>29.27</c:v>
                </c:pt>
                <c:pt idx="2">
                  <c:v>28.57</c:v>
                </c:pt>
                <c:pt idx="3">
                  <c:v>27.9</c:v>
                </c:pt>
                <c:pt idx="4">
                  <c:v>27.25</c:v>
                </c:pt>
                <c:pt idx="5">
                  <c:v>26.630000000000031</c:v>
                </c:pt>
                <c:pt idx="6">
                  <c:v>26.03</c:v>
                </c:pt>
                <c:pt idx="7">
                  <c:v>25.45</c:v>
                </c:pt>
                <c:pt idx="8">
                  <c:v>24.9</c:v>
                </c:pt>
                <c:pt idx="9">
                  <c:v>24.37</c:v>
                </c:pt>
                <c:pt idx="10">
                  <c:v>23.87</c:v>
                </c:pt>
                <c:pt idx="11">
                  <c:v>23.39</c:v>
                </c:pt>
                <c:pt idx="12">
                  <c:v>22.93</c:v>
                </c:pt>
                <c:pt idx="13">
                  <c:v>22.57</c:v>
                </c:pt>
                <c:pt idx="14">
                  <c:v>22.22</c:v>
                </c:pt>
                <c:pt idx="15">
                  <c:v>21.89</c:v>
                </c:pt>
                <c:pt idx="16">
                  <c:v>21.64</c:v>
                </c:pt>
                <c:pt idx="17">
                  <c:v>23.57</c:v>
                </c:pt>
                <c:pt idx="18">
                  <c:v>25.150000000000031</c:v>
                </c:pt>
                <c:pt idx="19">
                  <c:v>26.67</c:v>
                </c:pt>
                <c:pt idx="20">
                  <c:v>29.36</c:v>
                </c:pt>
                <c:pt idx="21">
                  <c:v>31.84</c:v>
                </c:pt>
                <c:pt idx="22">
                  <c:v>34.28</c:v>
                </c:pt>
                <c:pt idx="23">
                  <c:v>36.630000000000003</c:v>
                </c:pt>
                <c:pt idx="24">
                  <c:v>39.01</c:v>
                </c:pt>
                <c:pt idx="25">
                  <c:v>41.160000000000011</c:v>
                </c:pt>
                <c:pt idx="26">
                  <c:v>43.24</c:v>
                </c:pt>
                <c:pt idx="27">
                  <c:v>45.27</c:v>
                </c:pt>
                <c:pt idx="28">
                  <c:v>47.4</c:v>
                </c:pt>
                <c:pt idx="29">
                  <c:v>49.54</c:v>
                </c:pt>
                <c:pt idx="30">
                  <c:v>51.68</c:v>
                </c:pt>
                <c:pt idx="31">
                  <c:v>53.92</c:v>
                </c:pt>
                <c:pt idx="32">
                  <c:v>55.89</c:v>
                </c:pt>
                <c:pt idx="33">
                  <c:v>57.94</c:v>
                </c:pt>
                <c:pt idx="34">
                  <c:v>59.91</c:v>
                </c:pt>
                <c:pt idx="35">
                  <c:v>61.790000000000013</c:v>
                </c:pt>
                <c:pt idx="36">
                  <c:v>63.449999999999996</c:v>
                </c:pt>
                <c:pt idx="37">
                  <c:v>65.16</c:v>
                </c:pt>
                <c:pt idx="38">
                  <c:v>66.59</c:v>
                </c:pt>
                <c:pt idx="39">
                  <c:v>68</c:v>
                </c:pt>
                <c:pt idx="40">
                  <c:v>69.569999999999993</c:v>
                </c:pt>
                <c:pt idx="41">
                  <c:v>70.930000000000007</c:v>
                </c:pt>
                <c:pt idx="42">
                  <c:v>72.459999999999994</c:v>
                </c:pt>
                <c:pt idx="43">
                  <c:v>73.95</c:v>
                </c:pt>
                <c:pt idx="44">
                  <c:v>75.38</c:v>
                </c:pt>
                <c:pt idx="45">
                  <c:v>77.02</c:v>
                </c:pt>
                <c:pt idx="46">
                  <c:v>78.11999999999999</c:v>
                </c:pt>
                <c:pt idx="47">
                  <c:v>79.19</c:v>
                </c:pt>
                <c:pt idx="48">
                  <c:v>80.5</c:v>
                </c:pt>
                <c:pt idx="49">
                  <c:v>81.48</c:v>
                </c:pt>
                <c:pt idx="50">
                  <c:v>81.7</c:v>
                </c:pt>
                <c:pt idx="51">
                  <c:v>81.86999999999999</c:v>
                </c:pt>
                <c:pt idx="52">
                  <c:v>82</c:v>
                </c:pt>
                <c:pt idx="53">
                  <c:v>82.42</c:v>
                </c:pt>
                <c:pt idx="54">
                  <c:v>82.460000000000022</c:v>
                </c:pt>
                <c:pt idx="55">
                  <c:v>82.84</c:v>
                </c:pt>
                <c:pt idx="56">
                  <c:v>83.27</c:v>
                </c:pt>
                <c:pt idx="57">
                  <c:v>83.42</c:v>
                </c:pt>
                <c:pt idx="58">
                  <c:v>84.01</c:v>
                </c:pt>
                <c:pt idx="59">
                  <c:v>84.29</c:v>
                </c:pt>
                <c:pt idx="60">
                  <c:v>84.83</c:v>
                </c:pt>
                <c:pt idx="61">
                  <c:v>85.83</c:v>
                </c:pt>
                <c:pt idx="62">
                  <c:v>86.48</c:v>
                </c:pt>
                <c:pt idx="63">
                  <c:v>87.58</c:v>
                </c:pt>
                <c:pt idx="64">
                  <c:v>88.22</c:v>
                </c:pt>
                <c:pt idx="65">
                  <c:v>89.09</c:v>
                </c:pt>
                <c:pt idx="66">
                  <c:v>89.13</c:v>
                </c:pt>
                <c:pt idx="67">
                  <c:v>89.25</c:v>
                </c:pt>
                <c:pt idx="68">
                  <c:v>90.32</c:v>
                </c:pt>
                <c:pt idx="69">
                  <c:v>91.33</c:v>
                </c:pt>
                <c:pt idx="70">
                  <c:v>91.490000000000023</c:v>
                </c:pt>
                <c:pt idx="71">
                  <c:v>92.8</c:v>
                </c:pt>
                <c:pt idx="72">
                  <c:v>93.19</c:v>
                </c:pt>
                <c:pt idx="73">
                  <c:v>94.47</c:v>
                </c:pt>
                <c:pt idx="74">
                  <c:v>94.8</c:v>
                </c:pt>
                <c:pt idx="75">
                  <c:v>95.13</c:v>
                </c:pt>
                <c:pt idx="76">
                  <c:v>96.36</c:v>
                </c:pt>
                <c:pt idx="77">
                  <c:v>96.66</c:v>
                </c:pt>
                <c:pt idx="78">
                  <c:v>97.01</c:v>
                </c:pt>
                <c:pt idx="79">
                  <c:v>97.3</c:v>
                </c:pt>
                <c:pt idx="80">
                  <c:v>98.440000000000026</c:v>
                </c:pt>
                <c:pt idx="81">
                  <c:v>99.61</c:v>
                </c:pt>
                <c:pt idx="82">
                  <c:v>98.34</c:v>
                </c:pt>
                <c:pt idx="83">
                  <c:v>94.35</c:v>
                </c:pt>
                <c:pt idx="84">
                  <c:v>90.51</c:v>
                </c:pt>
                <c:pt idx="85">
                  <c:v>86.79</c:v>
                </c:pt>
                <c:pt idx="86">
                  <c:v>83.32</c:v>
                </c:pt>
                <c:pt idx="87">
                  <c:v>79.95</c:v>
                </c:pt>
                <c:pt idx="88">
                  <c:v>76.709999999999994</c:v>
                </c:pt>
                <c:pt idx="89">
                  <c:v>74.540000000000006</c:v>
                </c:pt>
                <c:pt idx="90">
                  <c:v>71.440000000000026</c:v>
                </c:pt>
                <c:pt idx="91">
                  <c:v>68.36</c:v>
                </c:pt>
                <c:pt idx="92">
                  <c:v>65.27</c:v>
                </c:pt>
                <c:pt idx="93">
                  <c:v>62.18</c:v>
                </c:pt>
                <c:pt idx="94">
                  <c:v>58.91</c:v>
                </c:pt>
                <c:pt idx="95">
                  <c:v>55.660000000000011</c:v>
                </c:pt>
                <c:pt idx="96">
                  <c:v>52.39</c:v>
                </c:pt>
                <c:pt idx="97">
                  <c:v>49.760000000000012</c:v>
                </c:pt>
                <c:pt idx="98">
                  <c:v>47.14</c:v>
                </c:pt>
                <c:pt idx="99">
                  <c:v>45.17</c:v>
                </c:pt>
                <c:pt idx="100">
                  <c:v>42.64</c:v>
                </c:pt>
                <c:pt idx="101">
                  <c:v>40.1</c:v>
                </c:pt>
                <c:pt idx="102">
                  <c:v>37.54</c:v>
                </c:pt>
                <c:pt idx="103">
                  <c:v>36.39</c:v>
                </c:pt>
                <c:pt idx="104">
                  <c:v>33.97</c:v>
                </c:pt>
                <c:pt idx="105">
                  <c:v>31.54</c:v>
                </c:pt>
                <c:pt idx="106">
                  <c:v>29.38</c:v>
                </c:pt>
                <c:pt idx="107">
                  <c:v>27.23</c:v>
                </c:pt>
                <c:pt idx="108">
                  <c:v>24.53</c:v>
                </c:pt>
                <c:pt idx="109">
                  <c:v>22.17</c:v>
                </c:pt>
                <c:pt idx="110">
                  <c:v>19.760000000000002</c:v>
                </c:pt>
                <c:pt idx="111">
                  <c:v>17.32</c:v>
                </c:pt>
                <c:pt idx="112">
                  <c:v>14.860000000000015</c:v>
                </c:pt>
                <c:pt idx="113">
                  <c:v>13.09</c:v>
                </c:pt>
                <c:pt idx="114">
                  <c:v>11.28</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c:v>
                </c:pt>
                <c:pt idx="136">
                  <c:v>10</c:v>
                </c:pt>
                <c:pt idx="137">
                  <c:v>10</c:v>
                </c:pt>
                <c:pt idx="138">
                  <c:v>10</c:v>
                </c:pt>
                <c:pt idx="139">
                  <c:v>10</c:v>
                </c:pt>
                <c:pt idx="140">
                  <c:v>10.120000000000001</c:v>
                </c:pt>
                <c:pt idx="141">
                  <c:v>10.09</c:v>
                </c:pt>
                <c:pt idx="142">
                  <c:v>10.06</c:v>
                </c:pt>
                <c:pt idx="143">
                  <c:v>10.11</c:v>
                </c:pt>
                <c:pt idx="144">
                  <c:v>10</c:v>
                </c:pt>
                <c:pt idx="145">
                  <c:v>10</c:v>
                </c:pt>
                <c:pt idx="146">
                  <c:v>10</c:v>
                </c:pt>
                <c:pt idx="147">
                  <c:v>10</c:v>
                </c:pt>
                <c:pt idx="148">
                  <c:v>10</c:v>
                </c:pt>
                <c:pt idx="149">
                  <c:v>10</c:v>
                </c:pt>
                <c:pt idx="150">
                  <c:v>10.050000000000002</c:v>
                </c:pt>
                <c:pt idx="151">
                  <c:v>10.220000000000001</c:v>
                </c:pt>
                <c:pt idx="152">
                  <c:v>10.4</c:v>
                </c:pt>
                <c:pt idx="153">
                  <c:v>10.34</c:v>
                </c:pt>
                <c:pt idx="154">
                  <c:v>10.43</c:v>
                </c:pt>
                <c:pt idx="155">
                  <c:v>10.729999999999999</c:v>
                </c:pt>
                <c:pt idx="156">
                  <c:v>11.27</c:v>
                </c:pt>
                <c:pt idx="157">
                  <c:v>12.54</c:v>
                </c:pt>
              </c:numCache>
            </c:numRef>
          </c:val>
        </c:ser>
        <c:ser>
          <c:idx val="1"/>
          <c:order val="1"/>
          <c:tx>
            <c:v>Clan B</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'7c'!$B$1:$B$158</c:f>
              <c:numCache>
                <c:formatCode>General</c:formatCode>
                <c:ptCount val="158"/>
                <c:pt idx="0">
                  <c:v>30</c:v>
                </c:pt>
                <c:pt idx="1">
                  <c:v>29.37</c:v>
                </c:pt>
                <c:pt idx="2">
                  <c:v>28.51</c:v>
                </c:pt>
                <c:pt idx="3">
                  <c:v>27.330000000000005</c:v>
                </c:pt>
                <c:pt idx="4">
                  <c:v>26.17</c:v>
                </c:pt>
                <c:pt idx="5">
                  <c:v>25.04</c:v>
                </c:pt>
                <c:pt idx="6">
                  <c:v>23.939999999999987</c:v>
                </c:pt>
                <c:pt idx="7">
                  <c:v>22.85</c:v>
                </c:pt>
                <c:pt idx="8">
                  <c:v>21.79</c:v>
                </c:pt>
                <c:pt idx="9">
                  <c:v>20.75</c:v>
                </c:pt>
                <c:pt idx="10">
                  <c:v>19.73</c:v>
                </c:pt>
                <c:pt idx="11">
                  <c:v>18.72</c:v>
                </c:pt>
                <c:pt idx="12">
                  <c:v>17.73</c:v>
                </c:pt>
                <c:pt idx="13">
                  <c:v>17.2</c:v>
                </c:pt>
                <c:pt idx="14">
                  <c:v>16.459999999999987</c:v>
                </c:pt>
                <c:pt idx="15">
                  <c:v>15.709999999999999</c:v>
                </c:pt>
                <c:pt idx="16">
                  <c:v>14.860000000000015</c:v>
                </c:pt>
                <c:pt idx="17">
                  <c:v>16.27</c:v>
                </c:pt>
                <c:pt idx="18">
                  <c:v>16.27</c:v>
                </c:pt>
                <c:pt idx="19">
                  <c:v>16.37</c:v>
                </c:pt>
                <c:pt idx="20">
                  <c:v>16.510000000000005</c:v>
                </c:pt>
                <c:pt idx="21">
                  <c:v>16.79</c:v>
                </c:pt>
                <c:pt idx="22">
                  <c:v>17.09</c:v>
                </c:pt>
                <c:pt idx="23">
                  <c:v>17.05</c:v>
                </c:pt>
                <c:pt idx="24">
                  <c:v>16.45</c:v>
                </c:pt>
                <c:pt idx="25">
                  <c:v>16.04</c:v>
                </c:pt>
                <c:pt idx="26">
                  <c:v>15.739999999999998</c:v>
                </c:pt>
                <c:pt idx="27">
                  <c:v>15.81</c:v>
                </c:pt>
                <c:pt idx="28">
                  <c:v>15.92</c:v>
                </c:pt>
                <c:pt idx="29">
                  <c:v>16.79</c:v>
                </c:pt>
                <c:pt idx="30">
                  <c:v>17.989999999999959</c:v>
                </c:pt>
                <c:pt idx="31">
                  <c:v>18.130000000000031</c:v>
                </c:pt>
                <c:pt idx="32">
                  <c:v>17.14</c:v>
                </c:pt>
                <c:pt idx="33">
                  <c:v>16.12</c:v>
                </c:pt>
                <c:pt idx="34">
                  <c:v>15.129999999999999</c:v>
                </c:pt>
                <c:pt idx="35">
                  <c:v>14.09</c:v>
                </c:pt>
                <c:pt idx="36">
                  <c:v>13.17</c:v>
                </c:pt>
                <c:pt idx="37">
                  <c:v>10.59</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10.61</c:v>
                </c:pt>
                <c:pt idx="57">
                  <c:v>11.01</c:v>
                </c:pt>
                <c:pt idx="58">
                  <c:v>11.27</c:v>
                </c:pt>
                <c:pt idx="59">
                  <c:v>11.25</c:v>
                </c:pt>
                <c:pt idx="60">
                  <c:v>11.69</c:v>
                </c:pt>
                <c:pt idx="61">
                  <c:v>11.93</c:v>
                </c:pt>
                <c:pt idx="62">
                  <c:v>11.84</c:v>
                </c:pt>
                <c:pt idx="63">
                  <c:v>11.56</c:v>
                </c:pt>
                <c:pt idx="64">
                  <c:v>11.78</c:v>
                </c:pt>
                <c:pt idx="65">
                  <c:v>12.98</c:v>
                </c:pt>
                <c:pt idx="66">
                  <c:v>13.79</c:v>
                </c:pt>
                <c:pt idx="67">
                  <c:v>14.360000000000015</c:v>
                </c:pt>
                <c:pt idx="68">
                  <c:v>14.870000000000006</c:v>
                </c:pt>
                <c:pt idx="69">
                  <c:v>15.360000000000015</c:v>
                </c:pt>
                <c:pt idx="70">
                  <c:v>15.49</c:v>
                </c:pt>
                <c:pt idx="71">
                  <c:v>15.56</c:v>
                </c:pt>
                <c:pt idx="72">
                  <c:v>15.350000000000016</c:v>
                </c:pt>
                <c:pt idx="73">
                  <c:v>15.27</c:v>
                </c:pt>
                <c:pt idx="74">
                  <c:v>14.98</c:v>
                </c:pt>
                <c:pt idx="75">
                  <c:v>14.56</c:v>
                </c:pt>
                <c:pt idx="76">
                  <c:v>14.25</c:v>
                </c:pt>
                <c:pt idx="77">
                  <c:v>13.719999999999999</c:v>
                </c:pt>
                <c:pt idx="78">
                  <c:v>11.6</c:v>
                </c:pt>
                <c:pt idx="79">
                  <c:v>10</c:v>
                </c:pt>
                <c:pt idx="80">
                  <c:v>10</c:v>
                </c:pt>
                <c:pt idx="81">
                  <c:v>10</c:v>
                </c:pt>
                <c:pt idx="82">
                  <c:v>10</c:v>
                </c:pt>
                <c:pt idx="83">
                  <c:v>10</c:v>
                </c:pt>
                <c:pt idx="84">
                  <c:v>10</c:v>
                </c:pt>
                <c:pt idx="85">
                  <c:v>10</c:v>
                </c:pt>
                <c:pt idx="86">
                  <c:v>10.19</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11.31</c:v>
                </c:pt>
                <c:pt idx="133">
                  <c:v>11.360000000000015</c:v>
                </c:pt>
                <c:pt idx="134">
                  <c:v>11.629999999999999</c:v>
                </c:pt>
                <c:pt idx="135">
                  <c:v>11.94</c:v>
                </c:pt>
                <c:pt idx="136">
                  <c:v>13.97</c:v>
                </c:pt>
                <c:pt idx="137">
                  <c:v>15.9</c:v>
                </c:pt>
                <c:pt idx="138">
                  <c:v>16.32</c:v>
                </c:pt>
                <c:pt idx="139">
                  <c:v>16.739999999999988</c:v>
                </c:pt>
                <c:pt idx="140">
                  <c:v>18.54</c:v>
                </c:pt>
                <c:pt idx="141">
                  <c:v>18.920000000000002</c:v>
                </c:pt>
                <c:pt idx="142">
                  <c:v>19.39</c:v>
                </c:pt>
                <c:pt idx="143">
                  <c:v>19.87</c:v>
                </c:pt>
                <c:pt idx="144">
                  <c:v>20.37</c:v>
                </c:pt>
                <c:pt idx="145">
                  <c:v>20.69</c:v>
                </c:pt>
                <c:pt idx="146">
                  <c:v>21.03</c:v>
                </c:pt>
                <c:pt idx="147">
                  <c:v>21.41</c:v>
                </c:pt>
                <c:pt idx="148">
                  <c:v>21.959999999999987</c:v>
                </c:pt>
                <c:pt idx="149">
                  <c:v>22.330000000000005</c:v>
                </c:pt>
                <c:pt idx="150">
                  <c:v>24.05</c:v>
                </c:pt>
                <c:pt idx="151">
                  <c:v>25.72</c:v>
                </c:pt>
                <c:pt idx="152">
                  <c:v>27.1</c:v>
                </c:pt>
                <c:pt idx="153">
                  <c:v>27.41</c:v>
                </c:pt>
                <c:pt idx="154">
                  <c:v>27.85</c:v>
                </c:pt>
                <c:pt idx="155">
                  <c:v>28.35</c:v>
                </c:pt>
                <c:pt idx="156">
                  <c:v>29.979999999999986</c:v>
                </c:pt>
                <c:pt idx="157">
                  <c:v>29.05</c:v>
                </c:pt>
              </c:numCache>
            </c:numRef>
          </c:val>
        </c:ser>
        <c:ser>
          <c:idx val="2"/>
          <c:order val="2"/>
          <c:tx>
            <c:v>Clan C</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'7c'!$C$1:$C$158</c:f>
              <c:numCache>
                <c:formatCode>General</c:formatCode>
                <c:ptCount val="158"/>
                <c:pt idx="0">
                  <c:v>30</c:v>
                </c:pt>
                <c:pt idx="1">
                  <c:v>29.86</c:v>
                </c:pt>
                <c:pt idx="2">
                  <c:v>29.34</c:v>
                </c:pt>
                <c:pt idx="3">
                  <c:v>28.86</c:v>
                </c:pt>
                <c:pt idx="4">
                  <c:v>28.41</c:v>
                </c:pt>
                <c:pt idx="5">
                  <c:v>27.99</c:v>
                </c:pt>
                <c:pt idx="6">
                  <c:v>27.610000000000031</c:v>
                </c:pt>
                <c:pt idx="7">
                  <c:v>27.27</c:v>
                </c:pt>
                <c:pt idx="8">
                  <c:v>26.959999999999987</c:v>
                </c:pt>
                <c:pt idx="9">
                  <c:v>26.68</c:v>
                </c:pt>
                <c:pt idx="10">
                  <c:v>26.439999999999987</c:v>
                </c:pt>
                <c:pt idx="11">
                  <c:v>26.23</c:v>
                </c:pt>
                <c:pt idx="12">
                  <c:v>26.06</c:v>
                </c:pt>
                <c:pt idx="13">
                  <c:v>25.88</c:v>
                </c:pt>
                <c:pt idx="14">
                  <c:v>25.74</c:v>
                </c:pt>
                <c:pt idx="15">
                  <c:v>25.610000000000031</c:v>
                </c:pt>
                <c:pt idx="16">
                  <c:v>25.59</c:v>
                </c:pt>
                <c:pt idx="17">
                  <c:v>25.64</c:v>
                </c:pt>
                <c:pt idx="18">
                  <c:v>25.05</c:v>
                </c:pt>
                <c:pt idx="19">
                  <c:v>24.3</c:v>
                </c:pt>
                <c:pt idx="20">
                  <c:v>24.52</c:v>
                </c:pt>
                <c:pt idx="21">
                  <c:v>24.919999999999987</c:v>
                </c:pt>
                <c:pt idx="22">
                  <c:v>25.34</c:v>
                </c:pt>
                <c:pt idx="23">
                  <c:v>25.459999999999987</c:v>
                </c:pt>
                <c:pt idx="24">
                  <c:v>25.8</c:v>
                </c:pt>
                <c:pt idx="25">
                  <c:v>26.150000000000031</c:v>
                </c:pt>
                <c:pt idx="26">
                  <c:v>26.62</c:v>
                </c:pt>
                <c:pt idx="27">
                  <c:v>27.17</c:v>
                </c:pt>
                <c:pt idx="28">
                  <c:v>27.95</c:v>
                </c:pt>
                <c:pt idx="29">
                  <c:v>28.62</c:v>
                </c:pt>
                <c:pt idx="30">
                  <c:v>29.310000000000031</c:v>
                </c:pt>
                <c:pt idx="31">
                  <c:v>30.23</c:v>
                </c:pt>
                <c:pt idx="32">
                  <c:v>31.08</c:v>
                </c:pt>
                <c:pt idx="33">
                  <c:v>32.15</c:v>
                </c:pt>
                <c:pt idx="34">
                  <c:v>33.700000000000003</c:v>
                </c:pt>
                <c:pt idx="35">
                  <c:v>34.92</c:v>
                </c:pt>
                <c:pt idx="36">
                  <c:v>36.190000000000012</c:v>
                </c:pt>
                <c:pt idx="37">
                  <c:v>37.86</c:v>
                </c:pt>
                <c:pt idx="38">
                  <c:v>39.74</c:v>
                </c:pt>
                <c:pt idx="39">
                  <c:v>41.67</c:v>
                </c:pt>
                <c:pt idx="40">
                  <c:v>43.89</c:v>
                </c:pt>
                <c:pt idx="41">
                  <c:v>46.17</c:v>
                </c:pt>
                <c:pt idx="42">
                  <c:v>47.75</c:v>
                </c:pt>
                <c:pt idx="43">
                  <c:v>49.44</c:v>
                </c:pt>
                <c:pt idx="44">
                  <c:v>51.24</c:v>
                </c:pt>
                <c:pt idx="45">
                  <c:v>52.71</c:v>
                </c:pt>
                <c:pt idx="46">
                  <c:v>54.379999999999995</c:v>
                </c:pt>
                <c:pt idx="47">
                  <c:v>56.220000000000013</c:v>
                </c:pt>
                <c:pt idx="48">
                  <c:v>58.220000000000013</c:v>
                </c:pt>
                <c:pt idx="49">
                  <c:v>60.41</c:v>
                </c:pt>
                <c:pt idx="50">
                  <c:v>63.02</c:v>
                </c:pt>
                <c:pt idx="51">
                  <c:v>65.910000000000025</c:v>
                </c:pt>
                <c:pt idx="52">
                  <c:v>68.78</c:v>
                </c:pt>
                <c:pt idx="53">
                  <c:v>71.319999999999993</c:v>
                </c:pt>
                <c:pt idx="54">
                  <c:v>73.930000000000007</c:v>
                </c:pt>
                <c:pt idx="55">
                  <c:v>76.5</c:v>
                </c:pt>
                <c:pt idx="56">
                  <c:v>79.040000000000006</c:v>
                </c:pt>
                <c:pt idx="57">
                  <c:v>79.649999999999991</c:v>
                </c:pt>
                <c:pt idx="58">
                  <c:v>80.290000000000006</c:v>
                </c:pt>
                <c:pt idx="59">
                  <c:v>81.010000000000005</c:v>
                </c:pt>
                <c:pt idx="60">
                  <c:v>81.669999999999987</c:v>
                </c:pt>
                <c:pt idx="61">
                  <c:v>82.35</c:v>
                </c:pt>
                <c:pt idx="62">
                  <c:v>83.09</c:v>
                </c:pt>
                <c:pt idx="63">
                  <c:v>83.86</c:v>
                </c:pt>
                <c:pt idx="64">
                  <c:v>85.2</c:v>
                </c:pt>
                <c:pt idx="65">
                  <c:v>85.92</c:v>
                </c:pt>
                <c:pt idx="66">
                  <c:v>86.669999999999987</c:v>
                </c:pt>
                <c:pt idx="67">
                  <c:v>87.440000000000026</c:v>
                </c:pt>
                <c:pt idx="68">
                  <c:v>88.210000000000022</c:v>
                </c:pt>
                <c:pt idx="69">
                  <c:v>89.34</c:v>
                </c:pt>
                <c:pt idx="70">
                  <c:v>90.16</c:v>
                </c:pt>
                <c:pt idx="71">
                  <c:v>90.95</c:v>
                </c:pt>
                <c:pt idx="72">
                  <c:v>91.83</c:v>
                </c:pt>
                <c:pt idx="73">
                  <c:v>92.910000000000025</c:v>
                </c:pt>
                <c:pt idx="74">
                  <c:v>94.04</c:v>
                </c:pt>
                <c:pt idx="75">
                  <c:v>95.2</c:v>
                </c:pt>
                <c:pt idx="76">
                  <c:v>96.34</c:v>
                </c:pt>
                <c:pt idx="77">
                  <c:v>97.52</c:v>
                </c:pt>
                <c:pt idx="78">
                  <c:v>99.179999999999978</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99.11</c:v>
                </c:pt>
                <c:pt idx="126">
                  <c:v>98.210000000000022</c:v>
                </c:pt>
                <c:pt idx="127">
                  <c:v>97.28</c:v>
                </c:pt>
                <c:pt idx="128">
                  <c:v>96.35</c:v>
                </c:pt>
                <c:pt idx="129">
                  <c:v>95.39</c:v>
                </c:pt>
                <c:pt idx="130">
                  <c:v>94.42</c:v>
                </c:pt>
                <c:pt idx="131">
                  <c:v>93.43</c:v>
                </c:pt>
                <c:pt idx="132">
                  <c:v>92.490000000000023</c:v>
                </c:pt>
                <c:pt idx="133">
                  <c:v>91.57</c:v>
                </c:pt>
                <c:pt idx="134">
                  <c:v>89.95</c:v>
                </c:pt>
                <c:pt idx="135">
                  <c:v>88.32</c:v>
                </c:pt>
                <c:pt idx="136">
                  <c:v>86.88</c:v>
                </c:pt>
                <c:pt idx="137">
                  <c:v>85.38</c:v>
                </c:pt>
                <c:pt idx="138">
                  <c:v>83.58</c:v>
                </c:pt>
                <c:pt idx="139">
                  <c:v>81.760000000000005</c:v>
                </c:pt>
                <c:pt idx="140">
                  <c:v>80.2</c:v>
                </c:pt>
                <c:pt idx="141">
                  <c:v>78.209999999999994</c:v>
                </c:pt>
                <c:pt idx="142">
                  <c:v>76.45</c:v>
                </c:pt>
                <c:pt idx="143">
                  <c:v>74.64</c:v>
                </c:pt>
                <c:pt idx="144">
                  <c:v>73.08</c:v>
                </c:pt>
                <c:pt idx="145">
                  <c:v>70.53</c:v>
                </c:pt>
                <c:pt idx="146">
                  <c:v>67.940000000000026</c:v>
                </c:pt>
                <c:pt idx="147">
                  <c:v>65.33</c:v>
                </c:pt>
                <c:pt idx="148">
                  <c:v>63.64</c:v>
                </c:pt>
                <c:pt idx="149">
                  <c:v>60.790000000000013</c:v>
                </c:pt>
                <c:pt idx="150">
                  <c:v>58.690000000000012</c:v>
                </c:pt>
                <c:pt idx="151">
                  <c:v>56.56</c:v>
                </c:pt>
                <c:pt idx="152">
                  <c:v>54.56</c:v>
                </c:pt>
                <c:pt idx="153">
                  <c:v>52.37</c:v>
                </c:pt>
                <c:pt idx="154">
                  <c:v>48.97</c:v>
                </c:pt>
                <c:pt idx="155">
                  <c:v>45.5</c:v>
                </c:pt>
                <c:pt idx="156">
                  <c:v>43</c:v>
                </c:pt>
                <c:pt idx="157">
                  <c:v>41.83</c:v>
                </c:pt>
              </c:numCache>
            </c:numRef>
          </c:val>
        </c:ser>
        <c:ser>
          <c:idx val="3"/>
          <c:order val="3"/>
          <c:tx>
            <c:v>Clan D</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'7c'!$D$1:$D$158</c:f>
              <c:numCache>
                <c:formatCode>General</c:formatCode>
                <c:ptCount val="158"/>
                <c:pt idx="0">
                  <c:v>30</c:v>
                </c:pt>
                <c:pt idx="1">
                  <c:v>29.71</c:v>
                </c:pt>
                <c:pt idx="2">
                  <c:v>29</c:v>
                </c:pt>
                <c:pt idx="3">
                  <c:v>28.3</c:v>
                </c:pt>
                <c:pt idx="4">
                  <c:v>27.6</c:v>
                </c:pt>
                <c:pt idx="5">
                  <c:v>26.91</c:v>
                </c:pt>
                <c:pt idx="6">
                  <c:v>26.21</c:v>
                </c:pt>
                <c:pt idx="7">
                  <c:v>25.52</c:v>
                </c:pt>
                <c:pt idx="8">
                  <c:v>24.82</c:v>
                </c:pt>
                <c:pt idx="9">
                  <c:v>24.130000000000031</c:v>
                </c:pt>
                <c:pt idx="10">
                  <c:v>23.43</c:v>
                </c:pt>
                <c:pt idx="11">
                  <c:v>22.73</c:v>
                </c:pt>
                <c:pt idx="12">
                  <c:v>22.02</c:v>
                </c:pt>
                <c:pt idx="13">
                  <c:v>21.459999999999987</c:v>
                </c:pt>
                <c:pt idx="14">
                  <c:v>20.89</c:v>
                </c:pt>
                <c:pt idx="15">
                  <c:v>20.32</c:v>
                </c:pt>
                <c:pt idx="16">
                  <c:v>20.07</c:v>
                </c:pt>
                <c:pt idx="17">
                  <c:v>19.670000000000005</c:v>
                </c:pt>
                <c:pt idx="18">
                  <c:v>19.510000000000005</c:v>
                </c:pt>
                <c:pt idx="19">
                  <c:v>19.07</c:v>
                </c:pt>
                <c:pt idx="20">
                  <c:v>18.459999999999987</c:v>
                </c:pt>
                <c:pt idx="21">
                  <c:v>18.82</c:v>
                </c:pt>
                <c:pt idx="22">
                  <c:v>18.850000000000001</c:v>
                </c:pt>
                <c:pt idx="23">
                  <c:v>19.130000000000031</c:v>
                </c:pt>
                <c:pt idx="24">
                  <c:v>19.87</c:v>
                </c:pt>
                <c:pt idx="25">
                  <c:v>20.779999999999987</c:v>
                </c:pt>
                <c:pt idx="26">
                  <c:v>21.99</c:v>
                </c:pt>
                <c:pt idx="27">
                  <c:v>23.55</c:v>
                </c:pt>
                <c:pt idx="28">
                  <c:v>26.14</c:v>
                </c:pt>
                <c:pt idx="29">
                  <c:v>28.41</c:v>
                </c:pt>
                <c:pt idx="30">
                  <c:v>30.66</c:v>
                </c:pt>
                <c:pt idx="31">
                  <c:v>32.730000000000011</c:v>
                </c:pt>
                <c:pt idx="32">
                  <c:v>34.410000000000004</c:v>
                </c:pt>
                <c:pt idx="33">
                  <c:v>35.93</c:v>
                </c:pt>
                <c:pt idx="34">
                  <c:v>37.690000000000012</c:v>
                </c:pt>
                <c:pt idx="35">
                  <c:v>38.94</c:v>
                </c:pt>
                <c:pt idx="36">
                  <c:v>40.020000000000003</c:v>
                </c:pt>
                <c:pt idx="37">
                  <c:v>41.620000000000012</c:v>
                </c:pt>
                <c:pt idx="38">
                  <c:v>43.02</c:v>
                </c:pt>
                <c:pt idx="39">
                  <c:v>44.39</c:v>
                </c:pt>
                <c:pt idx="40">
                  <c:v>45.86</c:v>
                </c:pt>
                <c:pt idx="41">
                  <c:v>47.309999999999995</c:v>
                </c:pt>
                <c:pt idx="42">
                  <c:v>48.1</c:v>
                </c:pt>
                <c:pt idx="43">
                  <c:v>48.94</c:v>
                </c:pt>
                <c:pt idx="44">
                  <c:v>49.790000000000013</c:v>
                </c:pt>
                <c:pt idx="45">
                  <c:v>50.15</c:v>
                </c:pt>
                <c:pt idx="46">
                  <c:v>49.879999999999995</c:v>
                </c:pt>
                <c:pt idx="47">
                  <c:v>49.71</c:v>
                </c:pt>
                <c:pt idx="48">
                  <c:v>50.05</c:v>
                </c:pt>
                <c:pt idx="49">
                  <c:v>50</c:v>
                </c:pt>
                <c:pt idx="50">
                  <c:v>50.01</c:v>
                </c:pt>
                <c:pt idx="51">
                  <c:v>50.690000000000012</c:v>
                </c:pt>
                <c:pt idx="52">
                  <c:v>51.379999999999995</c:v>
                </c:pt>
                <c:pt idx="53">
                  <c:v>52.18</c:v>
                </c:pt>
                <c:pt idx="54">
                  <c:v>52.53</c:v>
                </c:pt>
                <c:pt idx="55">
                  <c:v>53.42</c:v>
                </c:pt>
                <c:pt idx="56">
                  <c:v>54.42</c:v>
                </c:pt>
                <c:pt idx="57">
                  <c:v>54.71</c:v>
                </c:pt>
                <c:pt idx="58">
                  <c:v>55.53</c:v>
                </c:pt>
                <c:pt idx="59">
                  <c:v>55.690000000000012</c:v>
                </c:pt>
                <c:pt idx="60">
                  <c:v>55.65</c:v>
                </c:pt>
                <c:pt idx="61">
                  <c:v>56.220000000000013</c:v>
                </c:pt>
                <c:pt idx="62">
                  <c:v>56.07</c:v>
                </c:pt>
                <c:pt idx="63">
                  <c:v>56.48</c:v>
                </c:pt>
                <c:pt idx="64">
                  <c:v>56.260000000000012</c:v>
                </c:pt>
                <c:pt idx="65">
                  <c:v>57.25</c:v>
                </c:pt>
                <c:pt idx="66">
                  <c:v>56.82</c:v>
                </c:pt>
                <c:pt idx="67">
                  <c:v>56.32</c:v>
                </c:pt>
                <c:pt idx="68">
                  <c:v>57.260000000000012</c:v>
                </c:pt>
                <c:pt idx="69">
                  <c:v>58.28</c:v>
                </c:pt>
                <c:pt idx="70">
                  <c:v>57.720000000000013</c:v>
                </c:pt>
                <c:pt idx="71">
                  <c:v>58.57</c:v>
                </c:pt>
                <c:pt idx="72">
                  <c:v>57.849999999999994</c:v>
                </c:pt>
                <c:pt idx="73">
                  <c:v>58.71</c:v>
                </c:pt>
                <c:pt idx="74">
                  <c:v>58.04</c:v>
                </c:pt>
                <c:pt idx="75">
                  <c:v>57.339999999999996</c:v>
                </c:pt>
                <c:pt idx="76">
                  <c:v>58.13</c:v>
                </c:pt>
                <c:pt idx="77">
                  <c:v>57.379999999999995</c:v>
                </c:pt>
                <c:pt idx="78">
                  <c:v>56.67</c:v>
                </c:pt>
                <c:pt idx="79">
                  <c:v>55.86</c:v>
                </c:pt>
                <c:pt idx="80">
                  <c:v>56.57</c:v>
                </c:pt>
                <c:pt idx="81">
                  <c:v>57.290000000000013</c:v>
                </c:pt>
              </c:numCache>
            </c:numRef>
          </c:val>
        </c:ser>
        <c:ser>
          <c:idx val="4"/>
          <c:order val="4"/>
          <c:tx>
            <c:v>Clan E</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'7c'!$E$1:$E$158</c:f>
              <c:numCache>
                <c:formatCode>General</c:formatCode>
                <c:ptCount val="158"/>
                <c:pt idx="0">
                  <c:v>30</c:v>
                </c:pt>
                <c:pt idx="1">
                  <c:v>30.17</c:v>
                </c:pt>
                <c:pt idx="2">
                  <c:v>29.87</c:v>
                </c:pt>
                <c:pt idx="3">
                  <c:v>29.6</c:v>
                </c:pt>
                <c:pt idx="4">
                  <c:v>29.36</c:v>
                </c:pt>
                <c:pt idx="5">
                  <c:v>29.150000000000031</c:v>
                </c:pt>
                <c:pt idx="6">
                  <c:v>28.959999999999987</c:v>
                </c:pt>
                <c:pt idx="7">
                  <c:v>28.810000000000031</c:v>
                </c:pt>
                <c:pt idx="8">
                  <c:v>28.68</c:v>
                </c:pt>
                <c:pt idx="9">
                  <c:v>28.59</c:v>
                </c:pt>
                <c:pt idx="10">
                  <c:v>28.52</c:v>
                </c:pt>
                <c:pt idx="11">
                  <c:v>28.49</c:v>
                </c:pt>
                <c:pt idx="12">
                  <c:v>28.49</c:v>
                </c:pt>
                <c:pt idx="13">
                  <c:v>28.45</c:v>
                </c:pt>
                <c:pt idx="14">
                  <c:v>28.43</c:v>
                </c:pt>
                <c:pt idx="15">
                  <c:v>28.439999999999987</c:v>
                </c:pt>
                <c:pt idx="16">
                  <c:v>28.54</c:v>
                </c:pt>
                <c:pt idx="17">
                  <c:v>28.75</c:v>
                </c:pt>
                <c:pt idx="18">
                  <c:v>28.77</c:v>
                </c:pt>
                <c:pt idx="19">
                  <c:v>28.810000000000031</c:v>
                </c:pt>
                <c:pt idx="20">
                  <c:v>29.110000000000031</c:v>
                </c:pt>
                <c:pt idx="21">
                  <c:v>29.56</c:v>
                </c:pt>
                <c:pt idx="22">
                  <c:v>29.95</c:v>
                </c:pt>
                <c:pt idx="23">
                  <c:v>30.09</c:v>
                </c:pt>
                <c:pt idx="24">
                  <c:v>30.37</c:v>
                </c:pt>
                <c:pt idx="25">
                  <c:v>30.310000000000031</c:v>
                </c:pt>
                <c:pt idx="26">
                  <c:v>29.99</c:v>
                </c:pt>
                <c:pt idx="27">
                  <c:v>29.439999999999987</c:v>
                </c:pt>
                <c:pt idx="28">
                  <c:v>29.05</c:v>
                </c:pt>
                <c:pt idx="29">
                  <c:v>28.45</c:v>
                </c:pt>
                <c:pt idx="30">
                  <c:v>27.779999999999987</c:v>
                </c:pt>
                <c:pt idx="31">
                  <c:v>27.23</c:v>
                </c:pt>
                <c:pt idx="32">
                  <c:v>26.47</c:v>
                </c:pt>
                <c:pt idx="33">
                  <c:v>25.939999999999987</c:v>
                </c:pt>
                <c:pt idx="34">
                  <c:v>25.06</c:v>
                </c:pt>
                <c:pt idx="35">
                  <c:v>24.41</c:v>
                </c:pt>
                <c:pt idx="36">
                  <c:v>23.82</c:v>
                </c:pt>
                <c:pt idx="37">
                  <c:v>23.630000000000031</c:v>
                </c:pt>
                <c:pt idx="38">
                  <c:v>23.66</c:v>
                </c:pt>
                <c:pt idx="39">
                  <c:v>23.75</c:v>
                </c:pt>
                <c:pt idx="40">
                  <c:v>24.16</c:v>
                </c:pt>
                <c:pt idx="41">
                  <c:v>24.62</c:v>
                </c:pt>
                <c:pt idx="42">
                  <c:v>24.22</c:v>
                </c:pt>
                <c:pt idx="43">
                  <c:v>23.67</c:v>
                </c:pt>
                <c:pt idx="44">
                  <c:v>23.2</c:v>
                </c:pt>
                <c:pt idx="45">
                  <c:v>21.79</c:v>
                </c:pt>
                <c:pt idx="46">
                  <c:v>20.479999999999986</c:v>
                </c:pt>
                <c:pt idx="47">
                  <c:v>19.27</c:v>
                </c:pt>
                <c:pt idx="48">
                  <c:v>17.88</c:v>
                </c:pt>
                <c:pt idx="49">
                  <c:v>16.55</c:v>
                </c:pt>
                <c:pt idx="50">
                  <c:v>16.170000000000005</c:v>
                </c:pt>
                <c:pt idx="51">
                  <c:v>14.84</c:v>
                </c:pt>
                <c:pt idx="52">
                  <c:v>13.450000000000006</c:v>
                </c:pt>
                <c:pt idx="53">
                  <c:v>11.82</c:v>
                </c:pt>
                <c:pt idx="54">
                  <c:v>10.130000000000001</c:v>
                </c:pt>
                <c:pt idx="55">
                  <c:v>10</c:v>
                </c:pt>
                <c:pt idx="56">
                  <c:v>10</c:v>
                </c:pt>
                <c:pt idx="57">
                  <c:v>10</c:v>
                </c:pt>
                <c:pt idx="58">
                  <c:v>10</c:v>
                </c:pt>
                <c:pt idx="59">
                  <c:v>10</c:v>
                </c:pt>
                <c:pt idx="60">
                  <c:v>10.75</c:v>
                </c:pt>
                <c:pt idx="61">
                  <c:v>11.48</c:v>
                </c:pt>
                <c:pt idx="62">
                  <c:v>12.219999999999999</c:v>
                </c:pt>
                <c:pt idx="63">
                  <c:v>12.94</c:v>
                </c:pt>
                <c:pt idx="64">
                  <c:v>14.139999999999999</c:v>
                </c:pt>
                <c:pt idx="65">
                  <c:v>14.93</c:v>
                </c:pt>
                <c:pt idx="66">
                  <c:v>15.52</c:v>
                </c:pt>
                <c:pt idx="67">
                  <c:v>15.91</c:v>
                </c:pt>
                <c:pt idx="68">
                  <c:v>16.110000000000031</c:v>
                </c:pt>
                <c:pt idx="69">
                  <c:v>16.420000000000002</c:v>
                </c:pt>
                <c:pt idx="70">
                  <c:v>16.479999999999986</c:v>
                </c:pt>
                <c:pt idx="71">
                  <c:v>16.979999999999986</c:v>
                </c:pt>
                <c:pt idx="72">
                  <c:v>17.37</c:v>
                </c:pt>
                <c:pt idx="73">
                  <c:v>17.91</c:v>
                </c:pt>
                <c:pt idx="74">
                  <c:v>18.510000000000005</c:v>
                </c:pt>
                <c:pt idx="75">
                  <c:v>19.190000000000001</c:v>
                </c:pt>
                <c:pt idx="76">
                  <c:v>19.95</c:v>
                </c:pt>
                <c:pt idx="77">
                  <c:v>20.8</c:v>
                </c:pt>
                <c:pt idx="78">
                  <c:v>22.3</c:v>
                </c:pt>
                <c:pt idx="79">
                  <c:v>24.01</c:v>
                </c:pt>
                <c:pt idx="80">
                  <c:v>25.87</c:v>
                </c:pt>
                <c:pt idx="81">
                  <c:v>28.259999999999987</c:v>
                </c:pt>
                <c:pt idx="82">
                  <c:v>33.78</c:v>
                </c:pt>
                <c:pt idx="83">
                  <c:v>34.75</c:v>
                </c:pt>
                <c:pt idx="84">
                  <c:v>31.85</c:v>
                </c:pt>
                <c:pt idx="85">
                  <c:v>28.88</c:v>
                </c:pt>
                <c:pt idx="86">
                  <c:v>25.939999999999987</c:v>
                </c:pt>
                <c:pt idx="87">
                  <c:v>22.82</c:v>
                </c:pt>
                <c:pt idx="88">
                  <c:v>19.54</c:v>
                </c:pt>
                <c:pt idx="89">
                  <c:v>15.91</c:v>
                </c:pt>
                <c:pt idx="90">
                  <c:v>12.219999999999999</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12.52</c:v>
                </c:pt>
                <c:pt idx="121">
                  <c:v>15.209999999999999</c:v>
                </c:pt>
                <c:pt idx="122">
                  <c:v>17.779999999999987</c:v>
                </c:pt>
                <c:pt idx="123">
                  <c:v>20.260000000000002</c:v>
                </c:pt>
                <c:pt idx="124">
                  <c:v>21.919999999999987</c:v>
                </c:pt>
                <c:pt idx="125">
                  <c:v>23.130000000000031</c:v>
                </c:pt>
                <c:pt idx="126">
                  <c:v>24.310000000000031</c:v>
                </c:pt>
                <c:pt idx="127">
                  <c:v>25.47</c:v>
                </c:pt>
                <c:pt idx="128">
                  <c:v>26.610000000000031</c:v>
                </c:pt>
                <c:pt idx="129">
                  <c:v>27.72</c:v>
                </c:pt>
                <c:pt idx="130">
                  <c:v>28.82</c:v>
                </c:pt>
                <c:pt idx="131">
                  <c:v>29.91</c:v>
                </c:pt>
                <c:pt idx="132">
                  <c:v>31.02</c:v>
                </c:pt>
                <c:pt idx="133">
                  <c:v>31.29</c:v>
                </c:pt>
                <c:pt idx="134">
                  <c:v>31.479999999999986</c:v>
                </c:pt>
                <c:pt idx="135">
                  <c:v>31.71</c:v>
                </c:pt>
                <c:pt idx="136">
                  <c:v>32.07</c:v>
                </c:pt>
                <c:pt idx="137">
                  <c:v>32.54</c:v>
                </c:pt>
                <c:pt idx="138">
                  <c:v>33.07</c:v>
                </c:pt>
                <c:pt idx="139">
                  <c:v>33.660000000000011</c:v>
                </c:pt>
                <c:pt idx="140">
                  <c:v>34.36</c:v>
                </c:pt>
                <c:pt idx="141">
                  <c:v>34.89</c:v>
                </c:pt>
                <c:pt idx="142">
                  <c:v>36.07</c:v>
                </c:pt>
                <c:pt idx="143">
                  <c:v>37.270000000000003</c:v>
                </c:pt>
                <c:pt idx="144">
                  <c:v>37.449999999999996</c:v>
                </c:pt>
                <c:pt idx="145">
                  <c:v>37.630000000000003</c:v>
                </c:pt>
                <c:pt idx="146">
                  <c:v>37.92</c:v>
                </c:pt>
                <c:pt idx="147">
                  <c:v>38.309999999999995</c:v>
                </c:pt>
                <c:pt idx="148">
                  <c:v>38.74</c:v>
                </c:pt>
                <c:pt idx="149">
                  <c:v>39.18</c:v>
                </c:pt>
                <c:pt idx="150">
                  <c:v>40.230000000000011</c:v>
                </c:pt>
                <c:pt idx="151">
                  <c:v>41.37</c:v>
                </c:pt>
                <c:pt idx="152">
                  <c:v>43</c:v>
                </c:pt>
                <c:pt idx="153">
                  <c:v>43.809999999999995</c:v>
                </c:pt>
                <c:pt idx="154">
                  <c:v>44.67</c:v>
                </c:pt>
                <c:pt idx="155">
                  <c:v>45.660000000000011</c:v>
                </c:pt>
                <c:pt idx="156">
                  <c:v>47.120000000000012</c:v>
                </c:pt>
              </c:numCache>
            </c:numRef>
          </c:val>
        </c:ser>
        <c:ser>
          <c:idx val="5"/>
          <c:order val="5"/>
          <c:tx>
            <c:v>Clan F</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'7c'!$F$1:$F$158</c:f>
              <c:numCache>
                <c:formatCode>General</c:formatCode>
                <c:ptCount val="158"/>
                <c:pt idx="0">
                  <c:v>30</c:v>
                </c:pt>
                <c:pt idx="1">
                  <c:v>30.09</c:v>
                </c:pt>
                <c:pt idx="2">
                  <c:v>29.97</c:v>
                </c:pt>
                <c:pt idx="3">
                  <c:v>29.53</c:v>
                </c:pt>
                <c:pt idx="4">
                  <c:v>29.130000000000031</c:v>
                </c:pt>
                <c:pt idx="5">
                  <c:v>28.77</c:v>
                </c:pt>
                <c:pt idx="6">
                  <c:v>28.43</c:v>
                </c:pt>
                <c:pt idx="7">
                  <c:v>28.130000000000031</c:v>
                </c:pt>
                <c:pt idx="8">
                  <c:v>27.86</c:v>
                </c:pt>
                <c:pt idx="9">
                  <c:v>27.610000000000031</c:v>
                </c:pt>
                <c:pt idx="10">
                  <c:v>27.4</c:v>
                </c:pt>
                <c:pt idx="11">
                  <c:v>27.22</c:v>
                </c:pt>
                <c:pt idx="12">
                  <c:v>27.07</c:v>
                </c:pt>
                <c:pt idx="13">
                  <c:v>27.08</c:v>
                </c:pt>
                <c:pt idx="14">
                  <c:v>26.97</c:v>
                </c:pt>
                <c:pt idx="15">
                  <c:v>26.88</c:v>
                </c:pt>
                <c:pt idx="16">
                  <c:v>26.759999999999987</c:v>
                </c:pt>
                <c:pt idx="17">
                  <c:v>26.779999999999987</c:v>
                </c:pt>
                <c:pt idx="18">
                  <c:v>26.8</c:v>
                </c:pt>
                <c:pt idx="19">
                  <c:v>26.79</c:v>
                </c:pt>
                <c:pt idx="20">
                  <c:v>26.919999999999987</c:v>
                </c:pt>
                <c:pt idx="21">
                  <c:v>26.979999999999986</c:v>
                </c:pt>
                <c:pt idx="22">
                  <c:v>27.03</c:v>
                </c:pt>
                <c:pt idx="23">
                  <c:v>27.22</c:v>
                </c:pt>
                <c:pt idx="24">
                  <c:v>27.110000000000031</c:v>
                </c:pt>
                <c:pt idx="25">
                  <c:v>27.18</c:v>
                </c:pt>
                <c:pt idx="26">
                  <c:v>27.25</c:v>
                </c:pt>
                <c:pt idx="27">
                  <c:v>27.29</c:v>
                </c:pt>
                <c:pt idx="28">
                  <c:v>27.4</c:v>
                </c:pt>
                <c:pt idx="29">
                  <c:v>27.7</c:v>
                </c:pt>
                <c:pt idx="30">
                  <c:v>28.01</c:v>
                </c:pt>
                <c:pt idx="31">
                  <c:v>28.04</c:v>
                </c:pt>
                <c:pt idx="32">
                  <c:v>27.72</c:v>
                </c:pt>
                <c:pt idx="33">
                  <c:v>27.16</c:v>
                </c:pt>
                <c:pt idx="34">
                  <c:v>26.73</c:v>
                </c:pt>
                <c:pt idx="35">
                  <c:v>26.259999999999987</c:v>
                </c:pt>
                <c:pt idx="36">
                  <c:v>25.88</c:v>
                </c:pt>
                <c:pt idx="37">
                  <c:v>26.919999999999987</c:v>
                </c:pt>
                <c:pt idx="38">
                  <c:v>27.630000000000031</c:v>
                </c:pt>
                <c:pt idx="39">
                  <c:v>28.459999999999987</c:v>
                </c:pt>
                <c:pt idx="40">
                  <c:v>29.23</c:v>
                </c:pt>
                <c:pt idx="41">
                  <c:v>30.12</c:v>
                </c:pt>
                <c:pt idx="42">
                  <c:v>31.3</c:v>
                </c:pt>
                <c:pt idx="43">
                  <c:v>32.56</c:v>
                </c:pt>
                <c:pt idx="44">
                  <c:v>33.800000000000004</c:v>
                </c:pt>
                <c:pt idx="45">
                  <c:v>34.99</c:v>
                </c:pt>
                <c:pt idx="46">
                  <c:v>36.120000000000012</c:v>
                </c:pt>
                <c:pt idx="47">
                  <c:v>37.220000000000013</c:v>
                </c:pt>
                <c:pt idx="48">
                  <c:v>38.28</c:v>
                </c:pt>
                <c:pt idx="49">
                  <c:v>39.32</c:v>
                </c:pt>
                <c:pt idx="50">
                  <c:v>40.090000000000003</c:v>
                </c:pt>
                <c:pt idx="51">
                  <c:v>40.770000000000003</c:v>
                </c:pt>
                <c:pt idx="52">
                  <c:v>41.37</c:v>
                </c:pt>
                <c:pt idx="53">
                  <c:v>41.9</c:v>
                </c:pt>
                <c:pt idx="54">
                  <c:v>42.33</c:v>
                </c:pt>
                <c:pt idx="55">
                  <c:v>42.7</c:v>
                </c:pt>
                <c:pt idx="56">
                  <c:v>43.48</c:v>
                </c:pt>
                <c:pt idx="57">
                  <c:v>40.71</c:v>
                </c:pt>
                <c:pt idx="58">
                  <c:v>37.94</c:v>
                </c:pt>
                <c:pt idx="59">
                  <c:v>35.090000000000003</c:v>
                </c:pt>
                <c:pt idx="60">
                  <c:v>32.690000000000012</c:v>
                </c:pt>
                <c:pt idx="61">
                  <c:v>30.45</c:v>
                </c:pt>
                <c:pt idx="62">
                  <c:v>28.150000000000031</c:v>
                </c:pt>
                <c:pt idx="63">
                  <c:v>25.9</c:v>
                </c:pt>
                <c:pt idx="64">
                  <c:v>25.59</c:v>
                </c:pt>
                <c:pt idx="65">
                  <c:v>23.59</c:v>
                </c:pt>
                <c:pt idx="66">
                  <c:v>21.66</c:v>
                </c:pt>
                <c:pt idx="67">
                  <c:v>19.72</c:v>
                </c:pt>
                <c:pt idx="68">
                  <c:v>17.979999999999986</c:v>
                </c:pt>
                <c:pt idx="69">
                  <c:v>18.149999999999999</c:v>
                </c:pt>
                <c:pt idx="70">
                  <c:v>16.350000000000001</c:v>
                </c:pt>
                <c:pt idx="71">
                  <c:v>15.15</c:v>
                </c:pt>
                <c:pt idx="72">
                  <c:v>13.9</c:v>
                </c:pt>
                <c:pt idx="73">
                  <c:v>14.34</c:v>
                </c:pt>
                <c:pt idx="74">
                  <c:v>14.709999999999999</c:v>
                </c:pt>
                <c:pt idx="75">
                  <c:v>15.09</c:v>
                </c:pt>
                <c:pt idx="76">
                  <c:v>15.53</c:v>
                </c:pt>
                <c:pt idx="77">
                  <c:v>15.97</c:v>
                </c:pt>
                <c:pt idx="78">
                  <c:v>18.579999999999988</c:v>
                </c:pt>
                <c:pt idx="79">
                  <c:v>21.150000000000031</c:v>
                </c:pt>
                <c:pt idx="80">
                  <c:v>23.71</c:v>
                </c:pt>
                <c:pt idx="81">
                  <c:v>26.21</c:v>
                </c:pt>
                <c:pt idx="82">
                  <c:v>24.25</c:v>
                </c:pt>
                <c:pt idx="83">
                  <c:v>22.41</c:v>
                </c:pt>
                <c:pt idx="84">
                  <c:v>20.69</c:v>
                </c:pt>
                <c:pt idx="85">
                  <c:v>18.95</c:v>
                </c:pt>
                <c:pt idx="86">
                  <c:v>16.489999999999959</c:v>
                </c:pt>
                <c:pt idx="87">
                  <c:v>14.07</c:v>
                </c:pt>
                <c:pt idx="88">
                  <c:v>11.57</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10.01</c:v>
                </c:pt>
                <c:pt idx="104">
                  <c:v>10.040000000000001</c:v>
                </c:pt>
                <c:pt idx="105">
                  <c:v>10.07</c:v>
                </c:pt>
                <c:pt idx="106">
                  <c:v>11.719999999999999</c:v>
                </c:pt>
                <c:pt idx="107">
                  <c:v>13.219999999999999</c:v>
                </c:pt>
                <c:pt idx="108">
                  <c:v>13.6</c:v>
                </c:pt>
                <c:pt idx="109">
                  <c:v>13.19</c:v>
                </c:pt>
                <c:pt idx="110">
                  <c:v>12.94</c:v>
                </c:pt>
                <c:pt idx="111">
                  <c:v>12.719999999999999</c:v>
                </c:pt>
                <c:pt idx="112">
                  <c:v>12.53</c:v>
                </c:pt>
                <c:pt idx="113">
                  <c:v>12.43</c:v>
                </c:pt>
                <c:pt idx="114">
                  <c:v>12.4</c:v>
                </c:pt>
                <c:pt idx="115">
                  <c:v>12.42</c:v>
                </c:pt>
                <c:pt idx="116">
                  <c:v>12.219999999999999</c:v>
                </c:pt>
                <c:pt idx="117">
                  <c:v>12.219999999999999</c:v>
                </c:pt>
                <c:pt idx="118">
                  <c:v>12.209999999999999</c:v>
                </c:pt>
                <c:pt idx="119">
                  <c:v>12.209999999999999</c:v>
                </c:pt>
                <c:pt idx="120">
                  <c:v>15.84</c:v>
                </c:pt>
                <c:pt idx="121">
                  <c:v>19.610000000000031</c:v>
                </c:pt>
                <c:pt idx="122">
                  <c:v>23.45</c:v>
                </c:pt>
                <c:pt idx="123">
                  <c:v>27.279999999999987</c:v>
                </c:pt>
                <c:pt idx="124">
                  <c:v>31.650000000000031</c:v>
                </c:pt>
                <c:pt idx="125">
                  <c:v>31.7</c:v>
                </c:pt>
                <c:pt idx="126">
                  <c:v>31.810000000000031</c:v>
                </c:pt>
                <c:pt idx="127">
                  <c:v>31.97</c:v>
                </c:pt>
                <c:pt idx="128">
                  <c:v>32.18</c:v>
                </c:pt>
                <c:pt idx="129">
                  <c:v>32.44</c:v>
                </c:pt>
                <c:pt idx="130">
                  <c:v>32.75</c:v>
                </c:pt>
                <c:pt idx="131">
                  <c:v>33.1</c:v>
                </c:pt>
                <c:pt idx="132">
                  <c:v>33.43</c:v>
                </c:pt>
                <c:pt idx="133">
                  <c:v>35.43</c:v>
                </c:pt>
                <c:pt idx="134">
                  <c:v>35.690000000000012</c:v>
                </c:pt>
                <c:pt idx="135">
                  <c:v>35.96</c:v>
                </c:pt>
                <c:pt idx="136">
                  <c:v>36.18</c:v>
                </c:pt>
                <c:pt idx="137">
                  <c:v>36.67</c:v>
                </c:pt>
                <c:pt idx="138">
                  <c:v>37.160000000000011</c:v>
                </c:pt>
                <c:pt idx="139">
                  <c:v>37.660000000000011</c:v>
                </c:pt>
                <c:pt idx="140">
                  <c:v>38.120000000000012</c:v>
                </c:pt>
                <c:pt idx="141">
                  <c:v>38.590000000000003</c:v>
                </c:pt>
                <c:pt idx="142">
                  <c:v>39.08</c:v>
                </c:pt>
                <c:pt idx="143">
                  <c:v>39.61</c:v>
                </c:pt>
                <c:pt idx="144">
                  <c:v>41.63</c:v>
                </c:pt>
                <c:pt idx="145">
                  <c:v>42.08</c:v>
                </c:pt>
                <c:pt idx="146">
                  <c:v>42.56</c:v>
                </c:pt>
                <c:pt idx="147">
                  <c:v>43.06</c:v>
                </c:pt>
                <c:pt idx="148">
                  <c:v>44.98</c:v>
                </c:pt>
                <c:pt idx="149">
                  <c:v>45.48</c:v>
                </c:pt>
                <c:pt idx="150">
                  <c:v>45.98</c:v>
                </c:pt>
                <c:pt idx="151">
                  <c:v>46.46</c:v>
                </c:pt>
                <c:pt idx="152">
                  <c:v>46.97</c:v>
                </c:pt>
                <c:pt idx="153">
                  <c:v>48.760000000000012</c:v>
                </c:pt>
                <c:pt idx="154">
                  <c:v>49.3</c:v>
                </c:pt>
                <c:pt idx="155">
                  <c:v>49.89</c:v>
                </c:pt>
                <c:pt idx="156">
                  <c:v>50.53</c:v>
                </c:pt>
                <c:pt idx="157">
                  <c:v>48.879999999999995</c:v>
                </c:pt>
              </c:numCache>
            </c:numRef>
          </c:val>
        </c:ser>
        <c:ser>
          <c:idx val="6"/>
          <c:order val="6"/>
          <c:tx>
            <c:v>Clan G</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'7c'!$G$1:$G$158</c:f>
              <c:numCache>
                <c:formatCode>General</c:formatCode>
                <c:ptCount val="158"/>
                <c:pt idx="0">
                  <c:v>30</c:v>
                </c:pt>
                <c:pt idx="1">
                  <c:v>28.89</c:v>
                </c:pt>
                <c:pt idx="2">
                  <c:v>27.29</c:v>
                </c:pt>
                <c:pt idx="3">
                  <c:v>25.73</c:v>
                </c:pt>
                <c:pt idx="4">
                  <c:v>24.19</c:v>
                </c:pt>
                <c:pt idx="5">
                  <c:v>22.68</c:v>
                </c:pt>
                <c:pt idx="6">
                  <c:v>21.21</c:v>
                </c:pt>
                <c:pt idx="7">
                  <c:v>19.75</c:v>
                </c:pt>
                <c:pt idx="8">
                  <c:v>18.329999999999988</c:v>
                </c:pt>
                <c:pt idx="9">
                  <c:v>16.920000000000002</c:v>
                </c:pt>
                <c:pt idx="10">
                  <c:v>15.54</c:v>
                </c:pt>
                <c:pt idx="11">
                  <c:v>14.18</c:v>
                </c:pt>
                <c:pt idx="12">
                  <c:v>12.83</c:v>
                </c:pt>
                <c:pt idx="13">
                  <c:v>11.65</c:v>
                </c:pt>
                <c:pt idx="14">
                  <c:v>10.47</c:v>
                </c:pt>
                <c:pt idx="15">
                  <c:v>10</c:v>
                </c:pt>
                <c:pt idx="16">
                  <c:v>10</c:v>
                </c:pt>
                <c:pt idx="17">
                  <c:v>10</c:v>
                </c:pt>
                <c:pt idx="18">
                  <c:v>10</c:v>
                </c:pt>
                <c:pt idx="19">
                  <c:v>10</c:v>
                </c:pt>
                <c:pt idx="20">
                  <c:v>10</c:v>
                </c:pt>
                <c:pt idx="21">
                  <c:v>10</c:v>
                </c:pt>
                <c:pt idx="22">
                  <c:v>10</c:v>
                </c:pt>
                <c:pt idx="23">
                  <c:v>10</c:v>
                </c:pt>
                <c:pt idx="24">
                  <c:v>10.98</c:v>
                </c:pt>
                <c:pt idx="25">
                  <c:v>10.89</c:v>
                </c:pt>
                <c:pt idx="26">
                  <c:v>11.11</c:v>
                </c:pt>
                <c:pt idx="27">
                  <c:v>11.68</c:v>
                </c:pt>
                <c:pt idx="28">
                  <c:v>12.52</c:v>
                </c:pt>
                <c:pt idx="29">
                  <c:v>13.57</c:v>
                </c:pt>
                <c:pt idx="30">
                  <c:v>14.850000000000016</c:v>
                </c:pt>
                <c:pt idx="31">
                  <c:v>15.4</c:v>
                </c:pt>
                <c:pt idx="32">
                  <c:v>14.239999999999998</c:v>
                </c:pt>
                <c:pt idx="33">
                  <c:v>13.82</c:v>
                </c:pt>
                <c:pt idx="34">
                  <c:v>13.75</c:v>
                </c:pt>
                <c:pt idx="35">
                  <c:v>14.1</c:v>
                </c:pt>
                <c:pt idx="36">
                  <c:v>13.97</c:v>
                </c:pt>
                <c:pt idx="37">
                  <c:v>14.05</c:v>
                </c:pt>
                <c:pt idx="38">
                  <c:v>14.52</c:v>
                </c:pt>
                <c:pt idx="39">
                  <c:v>15.11</c:v>
                </c:pt>
                <c:pt idx="40">
                  <c:v>17.14</c:v>
                </c:pt>
                <c:pt idx="41">
                  <c:v>18.64</c:v>
                </c:pt>
                <c:pt idx="42">
                  <c:v>20.25</c:v>
                </c:pt>
                <c:pt idx="43">
                  <c:v>22.1</c:v>
                </c:pt>
                <c:pt idx="44">
                  <c:v>23.99</c:v>
                </c:pt>
                <c:pt idx="45">
                  <c:v>25.86</c:v>
                </c:pt>
                <c:pt idx="46">
                  <c:v>27.67</c:v>
                </c:pt>
                <c:pt idx="47">
                  <c:v>29.49</c:v>
                </c:pt>
                <c:pt idx="48">
                  <c:v>31.330000000000005</c:v>
                </c:pt>
                <c:pt idx="49">
                  <c:v>33.17</c:v>
                </c:pt>
                <c:pt idx="50">
                  <c:v>35</c:v>
                </c:pt>
                <c:pt idx="51">
                  <c:v>36.879999999999995</c:v>
                </c:pt>
                <c:pt idx="52">
                  <c:v>38.720000000000013</c:v>
                </c:pt>
                <c:pt idx="53">
                  <c:v>40.480000000000004</c:v>
                </c:pt>
                <c:pt idx="54">
                  <c:v>42.15</c:v>
                </c:pt>
                <c:pt idx="55">
                  <c:v>43.760000000000012</c:v>
                </c:pt>
                <c:pt idx="56">
                  <c:v>45.44</c:v>
                </c:pt>
                <c:pt idx="57">
                  <c:v>47.120000000000012</c:v>
                </c:pt>
                <c:pt idx="58">
                  <c:v>48.86</c:v>
                </c:pt>
                <c:pt idx="59">
                  <c:v>50.65</c:v>
                </c:pt>
                <c:pt idx="60">
                  <c:v>52.620000000000012</c:v>
                </c:pt>
                <c:pt idx="61">
                  <c:v>54.65</c:v>
                </c:pt>
                <c:pt idx="62">
                  <c:v>56.74</c:v>
                </c:pt>
                <c:pt idx="63">
                  <c:v>58.92</c:v>
                </c:pt>
                <c:pt idx="64">
                  <c:v>61.05</c:v>
                </c:pt>
                <c:pt idx="65">
                  <c:v>62.28</c:v>
                </c:pt>
                <c:pt idx="66">
                  <c:v>63.52</c:v>
                </c:pt>
                <c:pt idx="67">
                  <c:v>64.790000000000006</c:v>
                </c:pt>
                <c:pt idx="68">
                  <c:v>66.09</c:v>
                </c:pt>
                <c:pt idx="69">
                  <c:v>67.36999999999999</c:v>
                </c:pt>
                <c:pt idx="70">
                  <c:v>68.61</c:v>
                </c:pt>
                <c:pt idx="71">
                  <c:v>69.89</c:v>
                </c:pt>
                <c:pt idx="72">
                  <c:v>71.2</c:v>
                </c:pt>
                <c:pt idx="73">
                  <c:v>72.53</c:v>
                </c:pt>
                <c:pt idx="74">
                  <c:v>73.849999999999994</c:v>
                </c:pt>
                <c:pt idx="75">
                  <c:v>75.16</c:v>
                </c:pt>
                <c:pt idx="76">
                  <c:v>76.48</c:v>
                </c:pt>
                <c:pt idx="77">
                  <c:v>77.819999999999993</c:v>
                </c:pt>
                <c:pt idx="78">
                  <c:v>79.149999999999991</c:v>
                </c:pt>
                <c:pt idx="79">
                  <c:v>80.52</c:v>
                </c:pt>
                <c:pt idx="80">
                  <c:v>81.910000000000025</c:v>
                </c:pt>
                <c:pt idx="81">
                  <c:v>83.26</c:v>
                </c:pt>
                <c:pt idx="82">
                  <c:v>83.13</c:v>
                </c:pt>
                <c:pt idx="83">
                  <c:v>83.16</c:v>
                </c:pt>
                <c:pt idx="84">
                  <c:v>81.760000000000005</c:v>
                </c:pt>
                <c:pt idx="85">
                  <c:v>80.540000000000006</c:v>
                </c:pt>
                <c:pt idx="86">
                  <c:v>79.55</c:v>
                </c:pt>
                <c:pt idx="87">
                  <c:v>78.790000000000006</c:v>
                </c:pt>
                <c:pt idx="88">
                  <c:v>78.23</c:v>
                </c:pt>
                <c:pt idx="89">
                  <c:v>77.89</c:v>
                </c:pt>
                <c:pt idx="90">
                  <c:v>77.739999999999995</c:v>
                </c:pt>
                <c:pt idx="91">
                  <c:v>77.709999999999994</c:v>
                </c:pt>
                <c:pt idx="92">
                  <c:v>77.78</c:v>
                </c:pt>
                <c:pt idx="93">
                  <c:v>77.92</c:v>
                </c:pt>
                <c:pt idx="94">
                  <c:v>78.290000000000006</c:v>
                </c:pt>
                <c:pt idx="95">
                  <c:v>78.55</c:v>
                </c:pt>
                <c:pt idx="96">
                  <c:v>78.86999999999999</c:v>
                </c:pt>
                <c:pt idx="97">
                  <c:v>79.86</c:v>
                </c:pt>
                <c:pt idx="98">
                  <c:v>80.7</c:v>
                </c:pt>
                <c:pt idx="99">
                  <c:v>82.2</c:v>
                </c:pt>
                <c:pt idx="100">
                  <c:v>83.22</c:v>
                </c:pt>
                <c:pt idx="101">
                  <c:v>84.26</c:v>
                </c:pt>
                <c:pt idx="102">
                  <c:v>85.32</c:v>
                </c:pt>
                <c:pt idx="103">
                  <c:v>86.66</c:v>
                </c:pt>
                <c:pt idx="104">
                  <c:v>87.72</c:v>
                </c:pt>
                <c:pt idx="105">
                  <c:v>88.81</c:v>
                </c:pt>
                <c:pt idx="106">
                  <c:v>89.86999999999999</c:v>
                </c:pt>
                <c:pt idx="107">
                  <c:v>90.910000000000025</c:v>
                </c:pt>
                <c:pt idx="108">
                  <c:v>91.93</c:v>
                </c:pt>
                <c:pt idx="109">
                  <c:v>93.04</c:v>
                </c:pt>
                <c:pt idx="110">
                  <c:v>94.19</c:v>
                </c:pt>
                <c:pt idx="111">
                  <c:v>95.36999999999999</c:v>
                </c:pt>
                <c:pt idx="112">
                  <c:v>96.58</c:v>
                </c:pt>
                <c:pt idx="113">
                  <c:v>97.81</c:v>
                </c:pt>
                <c:pt idx="114">
                  <c:v>99.05</c:v>
                </c:pt>
                <c:pt idx="115">
                  <c:v>100</c:v>
                </c:pt>
                <c:pt idx="116">
                  <c:v>100</c:v>
                </c:pt>
                <c:pt idx="117">
                  <c:v>100</c:v>
                </c:pt>
                <c:pt idx="118">
                  <c:v>100</c:v>
                </c:pt>
                <c:pt idx="119">
                  <c:v>100</c:v>
                </c:pt>
              </c:numCache>
            </c:numRef>
          </c:val>
        </c:ser>
        <c:marker val="1"/>
        <c:axId val="140184576"/>
        <c:axId val="155137152"/>
      </c:lineChart>
      <c:catAx>
        <c:axId val="140184576"/>
        <c:scaling>
          <c:orientation val="minMax"/>
        </c:scaling>
        <c:axPos val="b"/>
        <c:title>
          <c:tx>
            <c:rich>
              <a:bodyPr/>
              <a:lstStyle/>
              <a:p>
                <a:pPr>
                  <a:defRPr/>
                </a:pPr>
                <a:r>
                  <a:rPr lang="en-US" sz="1200"/>
                  <a:t>Turns</a:t>
                </a:r>
              </a:p>
            </c:rich>
          </c:tx>
          <c:layout>
            <c:manualLayout>
              <c:xMode val="edge"/>
              <c:yMode val="edge"/>
              <c:x val="0.88610105629129265"/>
              <c:y val="0.86593712076313045"/>
            </c:manualLayout>
          </c:layout>
        </c:title>
        <c:numFmt formatCode="General" sourceLinked="1"/>
        <c:tickLblPos val="nextTo"/>
        <c:crossAx val="155137152"/>
        <c:crossesAt val="0"/>
        <c:auto val="1"/>
        <c:lblAlgn val="ctr"/>
        <c:lblOffset val="50"/>
        <c:tickLblSkip val="5"/>
        <c:tickMarkSkip val="5"/>
      </c:catAx>
      <c:valAx>
        <c:axId val="155137152"/>
        <c:scaling>
          <c:orientation val="minMax"/>
          <c:max val="100"/>
          <c:min val="0"/>
        </c:scaling>
        <c:axPos val="l"/>
        <c:majorGridlines/>
        <c:numFmt formatCode="General" sourceLinked="1"/>
        <c:tickLblPos val="nextTo"/>
        <c:crossAx val="140184576"/>
        <c:crosses val="autoZero"/>
        <c:crossBetween val="between"/>
      </c:valAx>
    </c:plotArea>
    <c:legend>
      <c:legendPos val="r"/>
      <c:layout>
        <c:manualLayout>
          <c:xMode val="edge"/>
          <c:yMode val="edge"/>
          <c:x val="0.88021768078337659"/>
          <c:y val="0.18624079248158543"/>
          <c:w val="0.11672434094188512"/>
          <c:h val="0.52607738548810434"/>
        </c:manualLayout>
      </c:layout>
    </c:legend>
    <c:plotVisOnly val="1"/>
    <c:dispBlanksAs val="gap"/>
  </c:chart>
  <c:externalData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2.4027310091061811E-2"/>
          <c:y val="1.5009454463353385E-2"/>
        </c:manualLayout>
      </c:layout>
    </c:title>
    <c:plotArea>
      <c:layout>
        <c:manualLayout>
          <c:layoutTarget val="inner"/>
          <c:xMode val="edge"/>
          <c:yMode val="edge"/>
          <c:x val="4.8143460215336324E-2"/>
          <c:y val="8.5586622713375596E-2"/>
          <c:w val="0.77672785274831302"/>
          <c:h val="0.83141908779840701"/>
        </c:manualLayout>
      </c:layout>
      <c:lineChart>
        <c:grouping val="standard"/>
        <c:ser>
          <c:idx val="0"/>
          <c:order val="0"/>
          <c:tx>
            <c:v>Clan A</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'10c'!$A$1:$A$184</c:f>
              <c:numCache>
                <c:formatCode>General</c:formatCode>
                <c:ptCount val="184"/>
                <c:pt idx="0">
                  <c:v>30</c:v>
                </c:pt>
                <c:pt idx="1">
                  <c:v>29.73</c:v>
                </c:pt>
                <c:pt idx="2">
                  <c:v>29.05</c:v>
                </c:pt>
                <c:pt idx="3">
                  <c:v>26.85</c:v>
                </c:pt>
                <c:pt idx="4">
                  <c:v>24.74</c:v>
                </c:pt>
                <c:pt idx="5">
                  <c:v>22.919999999999987</c:v>
                </c:pt>
                <c:pt idx="6">
                  <c:v>21.18</c:v>
                </c:pt>
                <c:pt idx="7">
                  <c:v>19.3</c:v>
                </c:pt>
                <c:pt idx="8">
                  <c:v>17.489999999999959</c:v>
                </c:pt>
                <c:pt idx="9">
                  <c:v>15.92</c:v>
                </c:pt>
                <c:pt idx="10">
                  <c:v>14.4</c:v>
                </c:pt>
                <c:pt idx="11">
                  <c:v>12.93</c:v>
                </c:pt>
                <c:pt idx="12">
                  <c:v>11.5</c:v>
                </c:pt>
                <c:pt idx="13">
                  <c:v>10.32</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10.39</c:v>
                </c:pt>
                <c:pt idx="51">
                  <c:v>10</c:v>
                </c:pt>
                <c:pt idx="52">
                  <c:v>11.16</c:v>
                </c:pt>
                <c:pt idx="53">
                  <c:v>10.08</c:v>
                </c:pt>
                <c:pt idx="54">
                  <c:v>10</c:v>
                </c:pt>
                <c:pt idx="55">
                  <c:v>10.7</c:v>
                </c:pt>
                <c:pt idx="56">
                  <c:v>14.16</c:v>
                </c:pt>
                <c:pt idx="57">
                  <c:v>15.31</c:v>
                </c:pt>
                <c:pt idx="58">
                  <c:v>18.43</c:v>
                </c:pt>
                <c:pt idx="59">
                  <c:v>21.68</c:v>
                </c:pt>
                <c:pt idx="60">
                  <c:v>24.75</c:v>
                </c:pt>
                <c:pt idx="61">
                  <c:v>27.51</c:v>
                </c:pt>
                <c:pt idx="62">
                  <c:v>30.130000000000031</c:v>
                </c:pt>
                <c:pt idx="63">
                  <c:v>33.25</c:v>
                </c:pt>
                <c:pt idx="64">
                  <c:v>36.17</c:v>
                </c:pt>
                <c:pt idx="65">
                  <c:v>40.53</c:v>
                </c:pt>
                <c:pt idx="66">
                  <c:v>42.849999999999994</c:v>
                </c:pt>
                <c:pt idx="67">
                  <c:v>46.61</c:v>
                </c:pt>
                <c:pt idx="68">
                  <c:v>48.59</c:v>
                </c:pt>
                <c:pt idx="69">
                  <c:v>50.46</c:v>
                </c:pt>
                <c:pt idx="70">
                  <c:v>52.86</c:v>
                </c:pt>
                <c:pt idx="71">
                  <c:v>55.18</c:v>
                </c:pt>
                <c:pt idx="72">
                  <c:v>58.849999999999994</c:v>
                </c:pt>
                <c:pt idx="73">
                  <c:v>60.93</c:v>
                </c:pt>
                <c:pt idx="74">
                  <c:v>62.93</c:v>
                </c:pt>
                <c:pt idx="75">
                  <c:v>64.84</c:v>
                </c:pt>
                <c:pt idx="76">
                  <c:v>66.679999999999978</c:v>
                </c:pt>
                <c:pt idx="77">
                  <c:v>68.34</c:v>
                </c:pt>
                <c:pt idx="78">
                  <c:v>68.290000000000006</c:v>
                </c:pt>
                <c:pt idx="79">
                  <c:v>68.400000000000006</c:v>
                </c:pt>
                <c:pt idx="80">
                  <c:v>68.59</c:v>
                </c:pt>
                <c:pt idx="81">
                  <c:v>68.86999999999999</c:v>
                </c:pt>
                <c:pt idx="82">
                  <c:v>69.22</c:v>
                </c:pt>
                <c:pt idx="83">
                  <c:v>69.77</c:v>
                </c:pt>
                <c:pt idx="84">
                  <c:v>70.38</c:v>
                </c:pt>
                <c:pt idx="85">
                  <c:v>71.05</c:v>
                </c:pt>
                <c:pt idx="86">
                  <c:v>71.78</c:v>
                </c:pt>
                <c:pt idx="87">
                  <c:v>72.77</c:v>
                </c:pt>
                <c:pt idx="88">
                  <c:v>73.8</c:v>
                </c:pt>
                <c:pt idx="89">
                  <c:v>74.86</c:v>
                </c:pt>
                <c:pt idx="90">
                  <c:v>75.98</c:v>
                </c:pt>
                <c:pt idx="91">
                  <c:v>77.14</c:v>
                </c:pt>
                <c:pt idx="92">
                  <c:v>78.34</c:v>
                </c:pt>
                <c:pt idx="93">
                  <c:v>76.900000000000006</c:v>
                </c:pt>
                <c:pt idx="94">
                  <c:v>75.75</c:v>
                </c:pt>
                <c:pt idx="95">
                  <c:v>74.84</c:v>
                </c:pt>
                <c:pt idx="96">
                  <c:v>74.16</c:v>
                </c:pt>
                <c:pt idx="97">
                  <c:v>73.510000000000005</c:v>
                </c:pt>
                <c:pt idx="98">
                  <c:v>72.86999999999999</c:v>
                </c:pt>
                <c:pt idx="99">
                  <c:v>72.52</c:v>
                </c:pt>
                <c:pt idx="100">
                  <c:v>72.149999999999991</c:v>
                </c:pt>
                <c:pt idx="101">
                  <c:v>71.8</c:v>
                </c:pt>
                <c:pt idx="102">
                  <c:v>71.489999999999995</c:v>
                </c:pt>
                <c:pt idx="103">
                  <c:v>71.03</c:v>
                </c:pt>
                <c:pt idx="104">
                  <c:v>70.64</c:v>
                </c:pt>
                <c:pt idx="105">
                  <c:v>70.290000000000006</c:v>
                </c:pt>
                <c:pt idx="106">
                  <c:v>69.959999999999994</c:v>
                </c:pt>
                <c:pt idx="107">
                  <c:v>69.649999999999991</c:v>
                </c:pt>
                <c:pt idx="108">
                  <c:v>69.239999999999995</c:v>
                </c:pt>
                <c:pt idx="109">
                  <c:v>68.959999999999994</c:v>
                </c:pt>
                <c:pt idx="110">
                  <c:v>68.73</c:v>
                </c:pt>
                <c:pt idx="111">
                  <c:v>68.83</c:v>
                </c:pt>
                <c:pt idx="112">
                  <c:v>69.34</c:v>
                </c:pt>
                <c:pt idx="113">
                  <c:v>69.98</c:v>
                </c:pt>
                <c:pt idx="114">
                  <c:v>70.48</c:v>
                </c:pt>
                <c:pt idx="115">
                  <c:v>71.540000000000006</c:v>
                </c:pt>
                <c:pt idx="116">
                  <c:v>72.84</c:v>
                </c:pt>
                <c:pt idx="117">
                  <c:v>74.31</c:v>
                </c:pt>
                <c:pt idx="118">
                  <c:v>74.940000000000026</c:v>
                </c:pt>
                <c:pt idx="119">
                  <c:v>75.66</c:v>
                </c:pt>
                <c:pt idx="120">
                  <c:v>76.48</c:v>
                </c:pt>
                <c:pt idx="121">
                  <c:v>77.400000000000006</c:v>
                </c:pt>
                <c:pt idx="122">
                  <c:v>79.05</c:v>
                </c:pt>
                <c:pt idx="123">
                  <c:v>80.06</c:v>
                </c:pt>
                <c:pt idx="124">
                  <c:v>81.169999999999987</c:v>
                </c:pt>
                <c:pt idx="125">
                  <c:v>82.36999999999999</c:v>
                </c:pt>
                <c:pt idx="126">
                  <c:v>83.679999999999978</c:v>
                </c:pt>
                <c:pt idx="127">
                  <c:v>85.08</c:v>
                </c:pt>
                <c:pt idx="128">
                  <c:v>86.59</c:v>
                </c:pt>
                <c:pt idx="129">
                  <c:v>88.2</c:v>
                </c:pt>
                <c:pt idx="130">
                  <c:v>89.86</c:v>
                </c:pt>
                <c:pt idx="131">
                  <c:v>91.45</c:v>
                </c:pt>
                <c:pt idx="132">
                  <c:v>92.93</c:v>
                </c:pt>
                <c:pt idx="133">
                  <c:v>94.36999999999999</c:v>
                </c:pt>
                <c:pt idx="134">
                  <c:v>95.79</c:v>
                </c:pt>
                <c:pt idx="135">
                  <c:v>97.01</c:v>
                </c:pt>
                <c:pt idx="136">
                  <c:v>98.28</c:v>
                </c:pt>
                <c:pt idx="137">
                  <c:v>99.52</c:v>
                </c:pt>
                <c:pt idx="138">
                  <c:v>100</c:v>
                </c:pt>
                <c:pt idx="139">
                  <c:v>100</c:v>
                </c:pt>
                <c:pt idx="140">
                  <c:v>100</c:v>
                </c:pt>
                <c:pt idx="141">
                  <c:v>100</c:v>
                </c:pt>
                <c:pt idx="142">
                  <c:v>100</c:v>
                </c:pt>
                <c:pt idx="143">
                  <c:v>100</c:v>
                </c:pt>
                <c:pt idx="144">
                  <c:v>100</c:v>
                </c:pt>
                <c:pt idx="145">
                  <c:v>100</c:v>
                </c:pt>
                <c:pt idx="146">
                  <c:v>100</c:v>
                </c:pt>
                <c:pt idx="147">
                  <c:v>100</c:v>
                </c:pt>
                <c:pt idx="148">
                  <c:v>100</c:v>
                </c:pt>
                <c:pt idx="149">
                  <c:v>100</c:v>
                </c:pt>
                <c:pt idx="150">
                  <c:v>99.61999999999999</c:v>
                </c:pt>
                <c:pt idx="151">
                  <c:v>99.73</c:v>
                </c:pt>
                <c:pt idx="152">
                  <c:v>99.83</c:v>
                </c:pt>
                <c:pt idx="153">
                  <c:v>99.95</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99.58</c:v>
                </c:pt>
                <c:pt idx="169">
                  <c:v>99.490000000000023</c:v>
                </c:pt>
                <c:pt idx="170">
                  <c:v>98.45</c:v>
                </c:pt>
                <c:pt idx="171">
                  <c:v>97.98</c:v>
                </c:pt>
                <c:pt idx="172">
                  <c:v>97.54</c:v>
                </c:pt>
                <c:pt idx="173">
                  <c:v>97.59</c:v>
                </c:pt>
                <c:pt idx="174">
                  <c:v>97.66</c:v>
                </c:pt>
                <c:pt idx="175">
                  <c:v>97.88</c:v>
                </c:pt>
                <c:pt idx="176">
                  <c:v>98.1</c:v>
                </c:pt>
                <c:pt idx="177">
                  <c:v>98.6</c:v>
                </c:pt>
                <c:pt idx="178">
                  <c:v>99.09</c:v>
                </c:pt>
                <c:pt idx="179">
                  <c:v>99.61</c:v>
                </c:pt>
                <c:pt idx="180">
                  <c:v>100</c:v>
                </c:pt>
                <c:pt idx="181">
                  <c:v>100</c:v>
                </c:pt>
                <c:pt idx="182">
                  <c:v>100</c:v>
                </c:pt>
                <c:pt idx="183">
                  <c:v>99.179999999999978</c:v>
                </c:pt>
              </c:numCache>
            </c:numRef>
          </c:val>
        </c:ser>
        <c:ser>
          <c:idx val="1"/>
          <c:order val="1"/>
          <c:tx>
            <c:v>Clan B</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'10c'!$B$1:$B$184</c:f>
              <c:numCache>
                <c:formatCode>General</c:formatCode>
                <c:ptCount val="184"/>
                <c:pt idx="0">
                  <c:v>30</c:v>
                </c:pt>
                <c:pt idx="1">
                  <c:v>30.05</c:v>
                </c:pt>
                <c:pt idx="2">
                  <c:v>29.89</c:v>
                </c:pt>
                <c:pt idx="3">
                  <c:v>29.1</c:v>
                </c:pt>
                <c:pt idx="4">
                  <c:v>28.37</c:v>
                </c:pt>
                <c:pt idx="5">
                  <c:v>27.630000000000031</c:v>
                </c:pt>
                <c:pt idx="6">
                  <c:v>26.959999999999987</c:v>
                </c:pt>
                <c:pt idx="7">
                  <c:v>26.34</c:v>
                </c:pt>
                <c:pt idx="8">
                  <c:v>25.779999999999987</c:v>
                </c:pt>
                <c:pt idx="9">
                  <c:v>26</c:v>
                </c:pt>
                <c:pt idx="10">
                  <c:v>26.01</c:v>
                </c:pt>
                <c:pt idx="11">
                  <c:v>25.9</c:v>
                </c:pt>
                <c:pt idx="12">
                  <c:v>25.74</c:v>
                </c:pt>
                <c:pt idx="13">
                  <c:v>26.37</c:v>
                </c:pt>
                <c:pt idx="14">
                  <c:v>26.939999999999987</c:v>
                </c:pt>
                <c:pt idx="15">
                  <c:v>27.52</c:v>
                </c:pt>
                <c:pt idx="16">
                  <c:v>28.2</c:v>
                </c:pt>
                <c:pt idx="17">
                  <c:v>29.32</c:v>
                </c:pt>
                <c:pt idx="18">
                  <c:v>30.43</c:v>
                </c:pt>
                <c:pt idx="19">
                  <c:v>31.53</c:v>
                </c:pt>
                <c:pt idx="20">
                  <c:v>32.200000000000003</c:v>
                </c:pt>
                <c:pt idx="21">
                  <c:v>32.910000000000004</c:v>
                </c:pt>
                <c:pt idx="22">
                  <c:v>33.99</c:v>
                </c:pt>
                <c:pt idx="23">
                  <c:v>34.980000000000004</c:v>
                </c:pt>
                <c:pt idx="24">
                  <c:v>36.230000000000011</c:v>
                </c:pt>
                <c:pt idx="25">
                  <c:v>37.379999999999995</c:v>
                </c:pt>
                <c:pt idx="26">
                  <c:v>39</c:v>
                </c:pt>
                <c:pt idx="27">
                  <c:v>40.809999999999995</c:v>
                </c:pt>
                <c:pt idx="28">
                  <c:v>42.58</c:v>
                </c:pt>
                <c:pt idx="29">
                  <c:v>44.290000000000013</c:v>
                </c:pt>
                <c:pt idx="30">
                  <c:v>45.6</c:v>
                </c:pt>
                <c:pt idx="31">
                  <c:v>47.04</c:v>
                </c:pt>
                <c:pt idx="32">
                  <c:v>48.379999999999995</c:v>
                </c:pt>
                <c:pt idx="33">
                  <c:v>49.49</c:v>
                </c:pt>
                <c:pt idx="34">
                  <c:v>50.37</c:v>
                </c:pt>
                <c:pt idx="35">
                  <c:v>51.01</c:v>
                </c:pt>
                <c:pt idx="36">
                  <c:v>51.56</c:v>
                </c:pt>
                <c:pt idx="37">
                  <c:v>52.15</c:v>
                </c:pt>
                <c:pt idx="38">
                  <c:v>52.68</c:v>
                </c:pt>
                <c:pt idx="39">
                  <c:v>53.15</c:v>
                </c:pt>
                <c:pt idx="40">
                  <c:v>53.849999999999994</c:v>
                </c:pt>
                <c:pt idx="41">
                  <c:v>54.54</c:v>
                </c:pt>
                <c:pt idx="42">
                  <c:v>55.82</c:v>
                </c:pt>
                <c:pt idx="43">
                  <c:v>56.89</c:v>
                </c:pt>
                <c:pt idx="44">
                  <c:v>57.93</c:v>
                </c:pt>
                <c:pt idx="45">
                  <c:v>58.98</c:v>
                </c:pt>
                <c:pt idx="46">
                  <c:v>60.03</c:v>
                </c:pt>
                <c:pt idx="47">
                  <c:v>61.09</c:v>
                </c:pt>
                <c:pt idx="48">
                  <c:v>62.28</c:v>
                </c:pt>
                <c:pt idx="49">
                  <c:v>63.42</c:v>
                </c:pt>
                <c:pt idx="50">
                  <c:v>64.790000000000006</c:v>
                </c:pt>
                <c:pt idx="51">
                  <c:v>65.78</c:v>
                </c:pt>
                <c:pt idx="52">
                  <c:v>67.040000000000006</c:v>
                </c:pt>
                <c:pt idx="53">
                  <c:v>67.959999999999994</c:v>
                </c:pt>
                <c:pt idx="54">
                  <c:v>68.849999999999994</c:v>
                </c:pt>
                <c:pt idx="55">
                  <c:v>69.900000000000006</c:v>
                </c:pt>
                <c:pt idx="56">
                  <c:v>71.31</c:v>
                </c:pt>
                <c:pt idx="57">
                  <c:v>72.25</c:v>
                </c:pt>
                <c:pt idx="58">
                  <c:v>73.179999999999978</c:v>
                </c:pt>
                <c:pt idx="59">
                  <c:v>74.05</c:v>
                </c:pt>
                <c:pt idx="60">
                  <c:v>74.81</c:v>
                </c:pt>
                <c:pt idx="61">
                  <c:v>75.56</c:v>
                </c:pt>
                <c:pt idx="62">
                  <c:v>76.260000000000005</c:v>
                </c:pt>
                <c:pt idx="63">
                  <c:v>76.84</c:v>
                </c:pt>
                <c:pt idx="64">
                  <c:v>77.36</c:v>
                </c:pt>
                <c:pt idx="65">
                  <c:v>78.83</c:v>
                </c:pt>
                <c:pt idx="66">
                  <c:v>79.39</c:v>
                </c:pt>
                <c:pt idx="67">
                  <c:v>80.88</c:v>
                </c:pt>
                <c:pt idx="68">
                  <c:v>81.39</c:v>
                </c:pt>
                <c:pt idx="69">
                  <c:v>81.900000000000006</c:v>
                </c:pt>
                <c:pt idx="70">
                  <c:v>82.4</c:v>
                </c:pt>
                <c:pt idx="71">
                  <c:v>82.9</c:v>
                </c:pt>
                <c:pt idx="72">
                  <c:v>84.42</c:v>
                </c:pt>
                <c:pt idx="73">
                  <c:v>84.86</c:v>
                </c:pt>
                <c:pt idx="74">
                  <c:v>85.3</c:v>
                </c:pt>
                <c:pt idx="75">
                  <c:v>85.88</c:v>
                </c:pt>
                <c:pt idx="76">
                  <c:v>86.43</c:v>
                </c:pt>
                <c:pt idx="77">
                  <c:v>87.02</c:v>
                </c:pt>
                <c:pt idx="78">
                  <c:v>86.02</c:v>
                </c:pt>
                <c:pt idx="79">
                  <c:v>85.05</c:v>
                </c:pt>
                <c:pt idx="80">
                  <c:v>84.14</c:v>
                </c:pt>
                <c:pt idx="81">
                  <c:v>83.31</c:v>
                </c:pt>
                <c:pt idx="82">
                  <c:v>82.54</c:v>
                </c:pt>
                <c:pt idx="83">
                  <c:v>81.900000000000006</c:v>
                </c:pt>
                <c:pt idx="84">
                  <c:v>81.33</c:v>
                </c:pt>
                <c:pt idx="85">
                  <c:v>80.83</c:v>
                </c:pt>
                <c:pt idx="86">
                  <c:v>80.410000000000025</c:v>
                </c:pt>
                <c:pt idx="87">
                  <c:v>80.149999999999991</c:v>
                </c:pt>
                <c:pt idx="88">
                  <c:v>79.97</c:v>
                </c:pt>
                <c:pt idx="89">
                  <c:v>79.930000000000007</c:v>
                </c:pt>
                <c:pt idx="90">
                  <c:v>79.97</c:v>
                </c:pt>
                <c:pt idx="91">
                  <c:v>80.099999999999994</c:v>
                </c:pt>
                <c:pt idx="92">
                  <c:v>80.33</c:v>
                </c:pt>
                <c:pt idx="93">
                  <c:v>83.13</c:v>
                </c:pt>
                <c:pt idx="94">
                  <c:v>85.35</c:v>
                </c:pt>
                <c:pt idx="95">
                  <c:v>87.57</c:v>
                </c:pt>
                <c:pt idx="96">
                  <c:v>89.8</c:v>
                </c:pt>
                <c:pt idx="97">
                  <c:v>91.669999999999987</c:v>
                </c:pt>
                <c:pt idx="98">
                  <c:v>93.64</c:v>
                </c:pt>
                <c:pt idx="99">
                  <c:v>95.88</c:v>
                </c:pt>
                <c:pt idx="100">
                  <c:v>98.09</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98.11999999999999</c:v>
                </c:pt>
                <c:pt idx="136">
                  <c:v>96.14</c:v>
                </c:pt>
                <c:pt idx="137">
                  <c:v>94.13</c:v>
                </c:pt>
                <c:pt idx="138">
                  <c:v>92.08</c:v>
                </c:pt>
                <c:pt idx="139">
                  <c:v>90.210000000000022</c:v>
                </c:pt>
                <c:pt idx="140">
                  <c:v>88.410000000000025</c:v>
                </c:pt>
                <c:pt idx="141">
                  <c:v>86.679999999999978</c:v>
                </c:pt>
                <c:pt idx="142">
                  <c:v>86.04</c:v>
                </c:pt>
                <c:pt idx="143">
                  <c:v>85.940000000000026</c:v>
                </c:pt>
                <c:pt idx="144">
                  <c:v>85.25</c:v>
                </c:pt>
                <c:pt idx="145">
                  <c:v>84.679999999999978</c:v>
                </c:pt>
                <c:pt idx="146">
                  <c:v>81.169999999999987</c:v>
                </c:pt>
                <c:pt idx="147">
                  <c:v>77.89</c:v>
                </c:pt>
                <c:pt idx="148">
                  <c:v>74.790000000000006</c:v>
                </c:pt>
                <c:pt idx="149">
                  <c:v>71.69</c:v>
                </c:pt>
                <c:pt idx="150">
                  <c:v>68.42</c:v>
                </c:pt>
                <c:pt idx="151">
                  <c:v>65.8</c:v>
                </c:pt>
                <c:pt idx="152">
                  <c:v>62.53</c:v>
                </c:pt>
                <c:pt idx="153">
                  <c:v>59.18</c:v>
                </c:pt>
                <c:pt idx="154">
                  <c:v>57.09</c:v>
                </c:pt>
                <c:pt idx="155">
                  <c:v>54.15</c:v>
                </c:pt>
                <c:pt idx="156">
                  <c:v>51.120000000000012</c:v>
                </c:pt>
                <c:pt idx="157">
                  <c:v>47.99</c:v>
                </c:pt>
                <c:pt idx="158">
                  <c:v>44.75</c:v>
                </c:pt>
                <c:pt idx="159">
                  <c:v>41.449999999999996</c:v>
                </c:pt>
                <c:pt idx="160">
                  <c:v>37.93</c:v>
                </c:pt>
                <c:pt idx="161">
                  <c:v>35.6</c:v>
                </c:pt>
                <c:pt idx="162">
                  <c:v>31.66</c:v>
                </c:pt>
                <c:pt idx="163">
                  <c:v>27.49</c:v>
                </c:pt>
                <c:pt idx="164">
                  <c:v>24.2</c:v>
                </c:pt>
                <c:pt idx="165">
                  <c:v>21.85</c:v>
                </c:pt>
                <c:pt idx="166">
                  <c:v>18.07</c:v>
                </c:pt>
                <c:pt idx="167">
                  <c:v>14.04</c:v>
                </c:pt>
                <c:pt idx="168">
                  <c:v>10.98</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numCache>
            </c:numRef>
          </c:val>
        </c:ser>
        <c:ser>
          <c:idx val="2"/>
          <c:order val="2"/>
          <c:tx>
            <c:v>Clan C</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'10c'!$C$1:$C$184</c:f>
              <c:numCache>
                <c:formatCode>General</c:formatCode>
                <c:ptCount val="184"/>
                <c:pt idx="0">
                  <c:v>30</c:v>
                </c:pt>
                <c:pt idx="1">
                  <c:v>30.52</c:v>
                </c:pt>
                <c:pt idx="2">
                  <c:v>30.650000000000031</c:v>
                </c:pt>
                <c:pt idx="3">
                  <c:v>30.39</c:v>
                </c:pt>
                <c:pt idx="4">
                  <c:v>29.71</c:v>
                </c:pt>
                <c:pt idx="5">
                  <c:v>29.24</c:v>
                </c:pt>
                <c:pt idx="6">
                  <c:v>28.610000000000031</c:v>
                </c:pt>
                <c:pt idx="7">
                  <c:v>28.01</c:v>
                </c:pt>
                <c:pt idx="8">
                  <c:v>27.439999999999987</c:v>
                </c:pt>
                <c:pt idx="9">
                  <c:v>26.75</c:v>
                </c:pt>
                <c:pt idx="10">
                  <c:v>26.08</c:v>
                </c:pt>
                <c:pt idx="11">
                  <c:v>25.439999999999987</c:v>
                </c:pt>
                <c:pt idx="12">
                  <c:v>24.82</c:v>
                </c:pt>
                <c:pt idx="13">
                  <c:v>24.05</c:v>
                </c:pt>
                <c:pt idx="14">
                  <c:v>23.27</c:v>
                </c:pt>
                <c:pt idx="15">
                  <c:v>22.51</c:v>
                </c:pt>
                <c:pt idx="16">
                  <c:v>21.759999999999987</c:v>
                </c:pt>
                <c:pt idx="17">
                  <c:v>21.29</c:v>
                </c:pt>
                <c:pt idx="18">
                  <c:v>20.86</c:v>
                </c:pt>
                <c:pt idx="19">
                  <c:v>20.23</c:v>
                </c:pt>
                <c:pt idx="20">
                  <c:v>19.309999999999999</c:v>
                </c:pt>
                <c:pt idx="21">
                  <c:v>18.329999999999988</c:v>
                </c:pt>
                <c:pt idx="22">
                  <c:v>17.489999999999959</c:v>
                </c:pt>
                <c:pt idx="23">
                  <c:v>16.630000000000031</c:v>
                </c:pt>
                <c:pt idx="24">
                  <c:v>15.9</c:v>
                </c:pt>
                <c:pt idx="25">
                  <c:v>15.25</c:v>
                </c:pt>
                <c:pt idx="26">
                  <c:v>14.96</c:v>
                </c:pt>
                <c:pt idx="27">
                  <c:v>14.88</c:v>
                </c:pt>
                <c:pt idx="28">
                  <c:v>14.75</c:v>
                </c:pt>
                <c:pt idx="29">
                  <c:v>14.7</c:v>
                </c:pt>
                <c:pt idx="30">
                  <c:v>15.02</c:v>
                </c:pt>
                <c:pt idx="31">
                  <c:v>15.38</c:v>
                </c:pt>
                <c:pt idx="32">
                  <c:v>15.84</c:v>
                </c:pt>
                <c:pt idx="33">
                  <c:v>16.559999999999999</c:v>
                </c:pt>
                <c:pt idx="34">
                  <c:v>17.16</c:v>
                </c:pt>
                <c:pt idx="35">
                  <c:v>18</c:v>
                </c:pt>
                <c:pt idx="36">
                  <c:v>19.14</c:v>
                </c:pt>
                <c:pt idx="37">
                  <c:v>20.610000000000031</c:v>
                </c:pt>
                <c:pt idx="38">
                  <c:v>22.19</c:v>
                </c:pt>
                <c:pt idx="39">
                  <c:v>23.91</c:v>
                </c:pt>
                <c:pt idx="40">
                  <c:v>25.85</c:v>
                </c:pt>
                <c:pt idx="41">
                  <c:v>27.74</c:v>
                </c:pt>
                <c:pt idx="42">
                  <c:v>28.279999999999987</c:v>
                </c:pt>
                <c:pt idx="43">
                  <c:v>28.759999999999987</c:v>
                </c:pt>
                <c:pt idx="44">
                  <c:v>29.95</c:v>
                </c:pt>
                <c:pt idx="45">
                  <c:v>31.1</c:v>
                </c:pt>
                <c:pt idx="46">
                  <c:v>32.200000000000003</c:v>
                </c:pt>
                <c:pt idx="47">
                  <c:v>33.25</c:v>
                </c:pt>
                <c:pt idx="48">
                  <c:v>34.800000000000004</c:v>
                </c:pt>
                <c:pt idx="49">
                  <c:v>35.870000000000005</c:v>
                </c:pt>
                <c:pt idx="50">
                  <c:v>37.15</c:v>
                </c:pt>
                <c:pt idx="51">
                  <c:v>38.33</c:v>
                </c:pt>
                <c:pt idx="52">
                  <c:v>39.58</c:v>
                </c:pt>
                <c:pt idx="53">
                  <c:v>40.800000000000004</c:v>
                </c:pt>
                <c:pt idx="54">
                  <c:v>41.94</c:v>
                </c:pt>
                <c:pt idx="55">
                  <c:v>41.54</c:v>
                </c:pt>
                <c:pt idx="56">
                  <c:v>41.290000000000013</c:v>
                </c:pt>
                <c:pt idx="57">
                  <c:v>41.15</c:v>
                </c:pt>
                <c:pt idx="58">
                  <c:v>41.07</c:v>
                </c:pt>
                <c:pt idx="59">
                  <c:v>41.11</c:v>
                </c:pt>
                <c:pt idx="60">
                  <c:v>41.28</c:v>
                </c:pt>
                <c:pt idx="61">
                  <c:v>41.53</c:v>
                </c:pt>
                <c:pt idx="62">
                  <c:v>41.849999999999994</c:v>
                </c:pt>
                <c:pt idx="63">
                  <c:v>42.339999999999996</c:v>
                </c:pt>
                <c:pt idx="64">
                  <c:v>42.89</c:v>
                </c:pt>
                <c:pt idx="65">
                  <c:v>41.99</c:v>
                </c:pt>
                <c:pt idx="66">
                  <c:v>41.17</c:v>
                </c:pt>
                <c:pt idx="67">
                  <c:v>40.410000000000004</c:v>
                </c:pt>
                <c:pt idx="68">
                  <c:v>39.67</c:v>
                </c:pt>
                <c:pt idx="69">
                  <c:v>38.96</c:v>
                </c:pt>
                <c:pt idx="70">
                  <c:v>38.370000000000005</c:v>
                </c:pt>
                <c:pt idx="71">
                  <c:v>37.800000000000004</c:v>
                </c:pt>
                <c:pt idx="72">
                  <c:v>37.25</c:v>
                </c:pt>
                <c:pt idx="73">
                  <c:v>36.700000000000003</c:v>
                </c:pt>
                <c:pt idx="74">
                  <c:v>36.15</c:v>
                </c:pt>
                <c:pt idx="75">
                  <c:v>35.75</c:v>
                </c:pt>
                <c:pt idx="76">
                  <c:v>35.339999999999996</c:v>
                </c:pt>
                <c:pt idx="77">
                  <c:v>34.17</c:v>
                </c:pt>
                <c:pt idx="78">
                  <c:v>34.590000000000003</c:v>
                </c:pt>
                <c:pt idx="79">
                  <c:v>34.89</c:v>
                </c:pt>
                <c:pt idx="80">
                  <c:v>35.04</c:v>
                </c:pt>
                <c:pt idx="81">
                  <c:v>35.06</c:v>
                </c:pt>
                <c:pt idx="82">
                  <c:v>34.949999999999996</c:v>
                </c:pt>
                <c:pt idx="83">
                  <c:v>34.760000000000012</c:v>
                </c:pt>
                <c:pt idx="84">
                  <c:v>34.44</c:v>
                </c:pt>
                <c:pt idx="85">
                  <c:v>34</c:v>
                </c:pt>
                <c:pt idx="86">
                  <c:v>33.44</c:v>
                </c:pt>
                <c:pt idx="87">
                  <c:v>32.839999999999996</c:v>
                </c:pt>
                <c:pt idx="88">
                  <c:v>32.04</c:v>
                </c:pt>
                <c:pt idx="89">
                  <c:v>31.17</c:v>
                </c:pt>
                <c:pt idx="90">
                  <c:v>30.150000000000031</c:v>
                </c:pt>
                <c:pt idx="91">
                  <c:v>28.99</c:v>
                </c:pt>
                <c:pt idx="92">
                  <c:v>27.68</c:v>
                </c:pt>
                <c:pt idx="93">
                  <c:v>29.71</c:v>
                </c:pt>
                <c:pt idx="94">
                  <c:v>31.3</c:v>
                </c:pt>
                <c:pt idx="95">
                  <c:v>32.51</c:v>
                </c:pt>
                <c:pt idx="96">
                  <c:v>33.33</c:v>
                </c:pt>
                <c:pt idx="97">
                  <c:v>34.5</c:v>
                </c:pt>
                <c:pt idx="98">
                  <c:v>31.66</c:v>
                </c:pt>
                <c:pt idx="99">
                  <c:v>31.86</c:v>
                </c:pt>
                <c:pt idx="100">
                  <c:v>30.47</c:v>
                </c:pt>
                <c:pt idx="101">
                  <c:v>28.979999999999986</c:v>
                </c:pt>
                <c:pt idx="102">
                  <c:v>27.4</c:v>
                </c:pt>
                <c:pt idx="103">
                  <c:v>26.279999999999987</c:v>
                </c:pt>
                <c:pt idx="104">
                  <c:v>25.03</c:v>
                </c:pt>
                <c:pt idx="105">
                  <c:v>23.73</c:v>
                </c:pt>
                <c:pt idx="106">
                  <c:v>22.419999999999987</c:v>
                </c:pt>
                <c:pt idx="107">
                  <c:v>21.08</c:v>
                </c:pt>
                <c:pt idx="108">
                  <c:v>20.03</c:v>
                </c:pt>
                <c:pt idx="109">
                  <c:v>18.71</c:v>
                </c:pt>
                <c:pt idx="110">
                  <c:v>17.29</c:v>
                </c:pt>
                <c:pt idx="111">
                  <c:v>19.14</c:v>
                </c:pt>
                <c:pt idx="112">
                  <c:v>20.66</c:v>
                </c:pt>
                <c:pt idx="113">
                  <c:v>21.759999999999987</c:v>
                </c:pt>
                <c:pt idx="114">
                  <c:v>22.69</c:v>
                </c:pt>
                <c:pt idx="115">
                  <c:v>24.23</c:v>
                </c:pt>
                <c:pt idx="116">
                  <c:v>27.14</c:v>
                </c:pt>
                <c:pt idx="117">
                  <c:v>30.62</c:v>
                </c:pt>
                <c:pt idx="118">
                  <c:v>32.6</c:v>
                </c:pt>
                <c:pt idx="119">
                  <c:v>34.190000000000012</c:v>
                </c:pt>
                <c:pt idx="120">
                  <c:v>35.760000000000012</c:v>
                </c:pt>
                <c:pt idx="121">
                  <c:v>37.309999999999995</c:v>
                </c:pt>
                <c:pt idx="122">
                  <c:v>39.51</c:v>
                </c:pt>
                <c:pt idx="123">
                  <c:v>41.05</c:v>
                </c:pt>
                <c:pt idx="124">
                  <c:v>42.59</c:v>
                </c:pt>
                <c:pt idx="125">
                  <c:v>44.11</c:v>
                </c:pt>
                <c:pt idx="126">
                  <c:v>45.94</c:v>
                </c:pt>
                <c:pt idx="127">
                  <c:v>47.760000000000012</c:v>
                </c:pt>
                <c:pt idx="128">
                  <c:v>49.89</c:v>
                </c:pt>
                <c:pt idx="129">
                  <c:v>51.4</c:v>
                </c:pt>
                <c:pt idx="130">
                  <c:v>52.879999999999995</c:v>
                </c:pt>
                <c:pt idx="131">
                  <c:v>53.36</c:v>
                </c:pt>
                <c:pt idx="132">
                  <c:v>51.949999999999996</c:v>
                </c:pt>
                <c:pt idx="133">
                  <c:v>50.55</c:v>
                </c:pt>
                <c:pt idx="134">
                  <c:v>49.160000000000011</c:v>
                </c:pt>
                <c:pt idx="135">
                  <c:v>48.25</c:v>
                </c:pt>
                <c:pt idx="136">
                  <c:v>47.32</c:v>
                </c:pt>
                <c:pt idx="137">
                  <c:v>46.52</c:v>
                </c:pt>
                <c:pt idx="138">
                  <c:v>45.849999999999994</c:v>
                </c:pt>
                <c:pt idx="139">
                  <c:v>45.6</c:v>
                </c:pt>
                <c:pt idx="140">
                  <c:v>44.949999999999996</c:v>
                </c:pt>
                <c:pt idx="141">
                  <c:v>44.260000000000012</c:v>
                </c:pt>
                <c:pt idx="142">
                  <c:v>43.720000000000013</c:v>
                </c:pt>
                <c:pt idx="143">
                  <c:v>43.339999999999996</c:v>
                </c:pt>
                <c:pt idx="144">
                  <c:v>42.379999999999995</c:v>
                </c:pt>
                <c:pt idx="145">
                  <c:v>41.339999999999996</c:v>
                </c:pt>
                <c:pt idx="146">
                  <c:v>42.92</c:v>
                </c:pt>
                <c:pt idx="147">
                  <c:v>44.94</c:v>
                </c:pt>
                <c:pt idx="148">
                  <c:v>47.120000000000012</c:v>
                </c:pt>
                <c:pt idx="149">
                  <c:v>48.9</c:v>
                </c:pt>
                <c:pt idx="150">
                  <c:v>50.720000000000013</c:v>
                </c:pt>
                <c:pt idx="151">
                  <c:v>52.8</c:v>
                </c:pt>
                <c:pt idx="152">
                  <c:v>54.52</c:v>
                </c:pt>
                <c:pt idx="153">
                  <c:v>56.32</c:v>
                </c:pt>
                <c:pt idx="154">
                  <c:v>58.47</c:v>
                </c:pt>
                <c:pt idx="155">
                  <c:v>60.230000000000011</c:v>
                </c:pt>
                <c:pt idx="156">
                  <c:v>61.99</c:v>
                </c:pt>
                <c:pt idx="157">
                  <c:v>63.77</c:v>
                </c:pt>
                <c:pt idx="158">
                  <c:v>65.569999999999993</c:v>
                </c:pt>
                <c:pt idx="159">
                  <c:v>66.319999999999993</c:v>
                </c:pt>
                <c:pt idx="160">
                  <c:v>67.179999999999978</c:v>
                </c:pt>
                <c:pt idx="161">
                  <c:v>68.11999999999999</c:v>
                </c:pt>
                <c:pt idx="162">
                  <c:v>69.19</c:v>
                </c:pt>
                <c:pt idx="163">
                  <c:v>70.38</c:v>
                </c:pt>
                <c:pt idx="164">
                  <c:v>71.599999999999994</c:v>
                </c:pt>
                <c:pt idx="165">
                  <c:v>72.930000000000007</c:v>
                </c:pt>
                <c:pt idx="166">
                  <c:v>74.36</c:v>
                </c:pt>
                <c:pt idx="167">
                  <c:v>75.910000000000025</c:v>
                </c:pt>
                <c:pt idx="168">
                  <c:v>76.510000000000005</c:v>
                </c:pt>
                <c:pt idx="169">
                  <c:v>77.34</c:v>
                </c:pt>
                <c:pt idx="170">
                  <c:v>78.290000000000006</c:v>
                </c:pt>
                <c:pt idx="171">
                  <c:v>79.33</c:v>
                </c:pt>
                <c:pt idx="172">
                  <c:v>80.5</c:v>
                </c:pt>
                <c:pt idx="173">
                  <c:v>82.89</c:v>
                </c:pt>
                <c:pt idx="174">
                  <c:v>85.27</c:v>
                </c:pt>
                <c:pt idx="175">
                  <c:v>87.82</c:v>
                </c:pt>
                <c:pt idx="176">
                  <c:v>90.169999999999987</c:v>
                </c:pt>
                <c:pt idx="177">
                  <c:v>92.490000000000023</c:v>
                </c:pt>
                <c:pt idx="178">
                  <c:v>94.82</c:v>
                </c:pt>
                <c:pt idx="179">
                  <c:v>97.16</c:v>
                </c:pt>
                <c:pt idx="180">
                  <c:v>99.410000000000025</c:v>
                </c:pt>
                <c:pt idx="181">
                  <c:v>100</c:v>
                </c:pt>
                <c:pt idx="182">
                  <c:v>100</c:v>
                </c:pt>
                <c:pt idx="183">
                  <c:v>100</c:v>
                </c:pt>
              </c:numCache>
            </c:numRef>
          </c:val>
        </c:ser>
        <c:ser>
          <c:idx val="3"/>
          <c:order val="3"/>
          <c:tx>
            <c:v>Clan D</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'10c'!$D$1:$D$184</c:f>
              <c:numCache>
                <c:formatCode>General</c:formatCode>
                <c:ptCount val="184"/>
                <c:pt idx="0">
                  <c:v>30</c:v>
                </c:pt>
                <c:pt idx="1">
                  <c:v>28.9</c:v>
                </c:pt>
                <c:pt idx="2">
                  <c:v>27.27</c:v>
                </c:pt>
                <c:pt idx="3">
                  <c:v>25.01</c:v>
                </c:pt>
                <c:pt idx="4">
                  <c:v>22.85</c:v>
                </c:pt>
                <c:pt idx="5">
                  <c:v>20.97</c:v>
                </c:pt>
                <c:pt idx="6">
                  <c:v>18.95</c:v>
                </c:pt>
                <c:pt idx="7">
                  <c:v>17.02</c:v>
                </c:pt>
                <c:pt idx="8">
                  <c:v>15.139999999999999</c:v>
                </c:pt>
                <c:pt idx="9">
                  <c:v>13.54</c:v>
                </c:pt>
                <c:pt idx="10">
                  <c:v>11.99</c:v>
                </c:pt>
                <c:pt idx="11">
                  <c:v>10.5</c:v>
                </c:pt>
                <c:pt idx="12">
                  <c:v>10</c:v>
                </c:pt>
                <c:pt idx="13">
                  <c:v>10</c:v>
                </c:pt>
                <c:pt idx="14">
                  <c:v>10</c:v>
                </c:pt>
                <c:pt idx="15">
                  <c:v>10</c:v>
                </c:pt>
                <c:pt idx="16">
                  <c:v>10</c:v>
                </c:pt>
                <c:pt idx="17">
                  <c:v>10</c:v>
                </c:pt>
                <c:pt idx="18">
                  <c:v>10</c:v>
                </c:pt>
                <c:pt idx="19">
                  <c:v>10</c:v>
                </c:pt>
                <c:pt idx="20">
                  <c:v>10.040000000000001</c:v>
                </c:pt>
                <c:pt idx="21">
                  <c:v>10.11</c:v>
                </c:pt>
                <c:pt idx="22">
                  <c:v>10</c:v>
                </c:pt>
                <c:pt idx="23">
                  <c:v>10</c:v>
                </c:pt>
                <c:pt idx="24">
                  <c:v>10</c:v>
                </c:pt>
                <c:pt idx="25">
                  <c:v>10.55</c:v>
                </c:pt>
                <c:pt idx="26">
                  <c:v>14.229999999999999</c:v>
                </c:pt>
                <c:pt idx="27">
                  <c:v>17.690000000000001</c:v>
                </c:pt>
                <c:pt idx="28">
                  <c:v>21.05</c:v>
                </c:pt>
                <c:pt idx="29">
                  <c:v>24.39</c:v>
                </c:pt>
                <c:pt idx="30">
                  <c:v>27.85</c:v>
                </c:pt>
                <c:pt idx="31">
                  <c:v>31.21</c:v>
                </c:pt>
                <c:pt idx="32">
                  <c:v>34.42</c:v>
                </c:pt>
                <c:pt idx="33">
                  <c:v>37.68</c:v>
                </c:pt>
                <c:pt idx="34">
                  <c:v>40.82</c:v>
                </c:pt>
                <c:pt idx="35">
                  <c:v>43.87</c:v>
                </c:pt>
                <c:pt idx="36">
                  <c:v>46.89</c:v>
                </c:pt>
                <c:pt idx="37">
                  <c:v>50.02</c:v>
                </c:pt>
                <c:pt idx="38">
                  <c:v>53.09</c:v>
                </c:pt>
                <c:pt idx="39">
                  <c:v>56.17</c:v>
                </c:pt>
                <c:pt idx="40">
                  <c:v>59.14</c:v>
                </c:pt>
                <c:pt idx="41">
                  <c:v>62.09</c:v>
                </c:pt>
                <c:pt idx="42">
                  <c:v>64.900000000000006</c:v>
                </c:pt>
                <c:pt idx="43">
                  <c:v>67.7</c:v>
                </c:pt>
                <c:pt idx="44">
                  <c:v>70.510000000000005</c:v>
                </c:pt>
                <c:pt idx="45">
                  <c:v>73.33</c:v>
                </c:pt>
                <c:pt idx="46">
                  <c:v>76.13</c:v>
                </c:pt>
                <c:pt idx="47">
                  <c:v>78.92</c:v>
                </c:pt>
                <c:pt idx="48">
                  <c:v>80.959999999999994</c:v>
                </c:pt>
                <c:pt idx="49">
                  <c:v>83.09</c:v>
                </c:pt>
                <c:pt idx="50">
                  <c:v>85.210000000000022</c:v>
                </c:pt>
                <c:pt idx="51">
                  <c:v>87.42</c:v>
                </c:pt>
                <c:pt idx="52">
                  <c:v>89.63</c:v>
                </c:pt>
                <c:pt idx="53">
                  <c:v>91.86999999999999</c:v>
                </c:pt>
                <c:pt idx="54">
                  <c:v>94.179999999999978</c:v>
                </c:pt>
                <c:pt idx="55">
                  <c:v>96.35</c:v>
                </c:pt>
                <c:pt idx="56">
                  <c:v>98.45</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99.86999999999999</c:v>
                </c:pt>
                <c:pt idx="79">
                  <c:v>99.8</c:v>
                </c:pt>
                <c:pt idx="80">
                  <c:v>99.740000000000023</c:v>
                </c:pt>
                <c:pt idx="81">
                  <c:v>99.69</c:v>
                </c:pt>
                <c:pt idx="82">
                  <c:v>99.649999999999991</c:v>
                </c:pt>
                <c:pt idx="83">
                  <c:v>99.61</c:v>
                </c:pt>
                <c:pt idx="84">
                  <c:v>99.57</c:v>
                </c:pt>
                <c:pt idx="85">
                  <c:v>99.54</c:v>
                </c:pt>
                <c:pt idx="86">
                  <c:v>99.52</c:v>
                </c:pt>
                <c:pt idx="87">
                  <c:v>99.47</c:v>
                </c:pt>
                <c:pt idx="88">
                  <c:v>99.42</c:v>
                </c:pt>
                <c:pt idx="89">
                  <c:v>98.98</c:v>
                </c:pt>
                <c:pt idx="90">
                  <c:v>98.56</c:v>
                </c:pt>
                <c:pt idx="91">
                  <c:v>98.179999999999978</c:v>
                </c:pt>
                <c:pt idx="92">
                  <c:v>97.82</c:v>
                </c:pt>
                <c:pt idx="93">
                  <c:v>95.48</c:v>
                </c:pt>
                <c:pt idx="94">
                  <c:v>93.47</c:v>
                </c:pt>
                <c:pt idx="95">
                  <c:v>91.72</c:v>
                </c:pt>
                <c:pt idx="96">
                  <c:v>90.210000000000022</c:v>
                </c:pt>
                <c:pt idx="97">
                  <c:v>89.210000000000022</c:v>
                </c:pt>
                <c:pt idx="98">
                  <c:v>86.98</c:v>
                </c:pt>
                <c:pt idx="99">
                  <c:v>84.95</c:v>
                </c:pt>
                <c:pt idx="100">
                  <c:v>82.36999999999999</c:v>
                </c:pt>
                <c:pt idx="101">
                  <c:v>79.84</c:v>
                </c:pt>
                <c:pt idx="102">
                  <c:v>77.36</c:v>
                </c:pt>
                <c:pt idx="103">
                  <c:v>75.209999999999994</c:v>
                </c:pt>
                <c:pt idx="104">
                  <c:v>72.679999999999978</c:v>
                </c:pt>
                <c:pt idx="105">
                  <c:v>70.179999999999978</c:v>
                </c:pt>
                <c:pt idx="106">
                  <c:v>67.7</c:v>
                </c:pt>
                <c:pt idx="107">
                  <c:v>65.23</c:v>
                </c:pt>
                <c:pt idx="108">
                  <c:v>62.839999999999996</c:v>
                </c:pt>
                <c:pt idx="109">
                  <c:v>60.51</c:v>
                </c:pt>
                <c:pt idx="110">
                  <c:v>58.220000000000013</c:v>
                </c:pt>
                <c:pt idx="111">
                  <c:v>56.120000000000012</c:v>
                </c:pt>
                <c:pt idx="112">
                  <c:v>54.660000000000011</c:v>
                </c:pt>
                <c:pt idx="113">
                  <c:v>52.75</c:v>
                </c:pt>
                <c:pt idx="114">
                  <c:v>52.08</c:v>
                </c:pt>
                <c:pt idx="115">
                  <c:v>51.24</c:v>
                </c:pt>
                <c:pt idx="116">
                  <c:v>50.37</c:v>
                </c:pt>
                <c:pt idx="117">
                  <c:v>49.47</c:v>
                </c:pt>
                <c:pt idx="118">
                  <c:v>47.04</c:v>
                </c:pt>
                <c:pt idx="119">
                  <c:v>44.230000000000011</c:v>
                </c:pt>
                <c:pt idx="120">
                  <c:v>41.260000000000012</c:v>
                </c:pt>
                <c:pt idx="121">
                  <c:v>38.120000000000012</c:v>
                </c:pt>
                <c:pt idx="122">
                  <c:v>37.790000000000013</c:v>
                </c:pt>
                <c:pt idx="123">
                  <c:v>34.370000000000005</c:v>
                </c:pt>
                <c:pt idx="124">
                  <c:v>30.759999999999987</c:v>
                </c:pt>
                <c:pt idx="125">
                  <c:v>26.959999999999987</c:v>
                </c:pt>
                <c:pt idx="126">
                  <c:v>23.2</c:v>
                </c:pt>
                <c:pt idx="127">
                  <c:v>19.22</c:v>
                </c:pt>
                <c:pt idx="128">
                  <c:v>15.2</c:v>
                </c:pt>
                <c:pt idx="129">
                  <c:v>10.92</c:v>
                </c:pt>
                <c:pt idx="130">
                  <c:v>10</c:v>
                </c:pt>
                <c:pt idx="131">
                  <c:v>10</c:v>
                </c:pt>
                <c:pt idx="132">
                  <c:v>10</c:v>
                </c:pt>
                <c:pt idx="133">
                  <c:v>10</c:v>
                </c:pt>
                <c:pt idx="134">
                  <c:v>10</c:v>
                </c:pt>
                <c:pt idx="135">
                  <c:v>10</c:v>
                </c:pt>
                <c:pt idx="136">
                  <c:v>10</c:v>
                </c:pt>
                <c:pt idx="137">
                  <c:v>10</c:v>
                </c:pt>
                <c:pt idx="138">
                  <c:v>10</c:v>
                </c:pt>
                <c:pt idx="139">
                  <c:v>13</c:v>
                </c:pt>
                <c:pt idx="140">
                  <c:v>12.76</c:v>
                </c:pt>
                <c:pt idx="141">
                  <c:v>12.32</c:v>
                </c:pt>
                <c:pt idx="142">
                  <c:v>11.75</c:v>
                </c:pt>
                <c:pt idx="143">
                  <c:v>11</c:v>
                </c:pt>
                <c:pt idx="144">
                  <c:v>10.08</c:v>
                </c:pt>
                <c:pt idx="145">
                  <c:v>10</c:v>
                </c:pt>
                <c:pt idx="146">
                  <c:v>14.47</c:v>
                </c:pt>
                <c:pt idx="147">
                  <c:v>21.779999999999987</c:v>
                </c:pt>
                <c:pt idx="148">
                  <c:v>31.19</c:v>
                </c:pt>
                <c:pt idx="149">
                  <c:v>38.93</c:v>
                </c:pt>
                <c:pt idx="150">
                  <c:v>42.14</c:v>
                </c:pt>
                <c:pt idx="151">
                  <c:v>45.04</c:v>
                </c:pt>
                <c:pt idx="152">
                  <c:v>47.75</c:v>
                </c:pt>
                <c:pt idx="153">
                  <c:v>50.290000000000013</c:v>
                </c:pt>
                <c:pt idx="154">
                  <c:v>52.67</c:v>
                </c:pt>
                <c:pt idx="155">
                  <c:v>54.9</c:v>
                </c:pt>
                <c:pt idx="156">
                  <c:v>56.97</c:v>
                </c:pt>
                <c:pt idx="157">
                  <c:v>58.91</c:v>
                </c:pt>
                <c:pt idx="158">
                  <c:v>60.71</c:v>
                </c:pt>
                <c:pt idx="159">
                  <c:v>61.08</c:v>
                </c:pt>
                <c:pt idx="160">
                  <c:v>60.220000000000013</c:v>
                </c:pt>
                <c:pt idx="161">
                  <c:v>59.220000000000013</c:v>
                </c:pt>
                <c:pt idx="162">
                  <c:v>58.18</c:v>
                </c:pt>
                <c:pt idx="163">
                  <c:v>57.03</c:v>
                </c:pt>
                <c:pt idx="164">
                  <c:v>57.3</c:v>
                </c:pt>
                <c:pt idx="165">
                  <c:v>55.94</c:v>
                </c:pt>
                <c:pt idx="166">
                  <c:v>54.51</c:v>
                </c:pt>
                <c:pt idx="167">
                  <c:v>52.97</c:v>
                </c:pt>
                <c:pt idx="168">
                  <c:v>50.27</c:v>
                </c:pt>
                <c:pt idx="169">
                  <c:v>47.64</c:v>
                </c:pt>
                <c:pt idx="170">
                  <c:v>45.07</c:v>
                </c:pt>
                <c:pt idx="171">
                  <c:v>42.53</c:v>
                </c:pt>
                <c:pt idx="172">
                  <c:v>40.06</c:v>
                </c:pt>
                <c:pt idx="173">
                  <c:v>39.190000000000012</c:v>
                </c:pt>
                <c:pt idx="174">
                  <c:v>38.25</c:v>
                </c:pt>
                <c:pt idx="175">
                  <c:v>37.4</c:v>
                </c:pt>
                <c:pt idx="176">
                  <c:v>36.42</c:v>
                </c:pt>
                <c:pt idx="177">
                  <c:v>35.43</c:v>
                </c:pt>
                <c:pt idx="178">
                  <c:v>34.370000000000005</c:v>
                </c:pt>
                <c:pt idx="179">
                  <c:v>33.270000000000003</c:v>
                </c:pt>
                <c:pt idx="180">
                  <c:v>34.370000000000005</c:v>
                </c:pt>
                <c:pt idx="181">
                  <c:v>33.349999999999994</c:v>
                </c:pt>
                <c:pt idx="182">
                  <c:v>32.39</c:v>
                </c:pt>
                <c:pt idx="183">
                  <c:v>36.18</c:v>
                </c:pt>
              </c:numCache>
            </c:numRef>
          </c:val>
        </c:ser>
        <c:ser>
          <c:idx val="4"/>
          <c:order val="4"/>
          <c:tx>
            <c:v>Clan E</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'10c'!$E$1:$E$184</c:f>
              <c:numCache>
                <c:formatCode>General</c:formatCode>
                <c:ptCount val="184"/>
                <c:pt idx="0">
                  <c:v>30</c:v>
                </c:pt>
                <c:pt idx="1">
                  <c:v>28.830000000000005</c:v>
                </c:pt>
                <c:pt idx="2">
                  <c:v>26.779999999999987</c:v>
                </c:pt>
                <c:pt idx="3">
                  <c:v>24.82</c:v>
                </c:pt>
                <c:pt idx="4">
                  <c:v>22.979999999999986</c:v>
                </c:pt>
                <c:pt idx="5">
                  <c:v>21.47</c:v>
                </c:pt>
                <c:pt idx="6">
                  <c:v>20.059999999999999</c:v>
                </c:pt>
                <c:pt idx="7">
                  <c:v>18.77</c:v>
                </c:pt>
                <c:pt idx="8">
                  <c:v>17.57</c:v>
                </c:pt>
                <c:pt idx="9">
                  <c:v>16.36</c:v>
                </c:pt>
                <c:pt idx="10">
                  <c:v>15.219999999999999</c:v>
                </c:pt>
                <c:pt idx="11">
                  <c:v>14.16</c:v>
                </c:pt>
                <c:pt idx="12">
                  <c:v>13.18</c:v>
                </c:pt>
                <c:pt idx="13">
                  <c:v>12.15</c:v>
                </c:pt>
                <c:pt idx="14">
                  <c:v>11.15</c:v>
                </c:pt>
                <c:pt idx="15">
                  <c:v>10.18</c:v>
                </c:pt>
                <c:pt idx="16">
                  <c:v>10</c:v>
                </c:pt>
                <c:pt idx="17">
                  <c:v>12.41</c:v>
                </c:pt>
                <c:pt idx="18">
                  <c:v>13.99</c:v>
                </c:pt>
                <c:pt idx="19">
                  <c:v>15.239999999999998</c:v>
                </c:pt>
                <c:pt idx="20">
                  <c:v>16.489999999999959</c:v>
                </c:pt>
                <c:pt idx="21">
                  <c:v>17.7</c:v>
                </c:pt>
                <c:pt idx="22">
                  <c:v>19.29</c:v>
                </c:pt>
                <c:pt idx="23">
                  <c:v>20.73</c:v>
                </c:pt>
                <c:pt idx="24">
                  <c:v>22.01</c:v>
                </c:pt>
                <c:pt idx="25">
                  <c:v>23.58</c:v>
                </c:pt>
                <c:pt idx="26">
                  <c:v>25.3</c:v>
                </c:pt>
                <c:pt idx="27">
                  <c:v>27.959999999999987</c:v>
                </c:pt>
                <c:pt idx="28">
                  <c:v>30.4</c:v>
                </c:pt>
                <c:pt idx="29">
                  <c:v>32.700000000000003</c:v>
                </c:pt>
                <c:pt idx="30">
                  <c:v>34.839999999999996</c:v>
                </c:pt>
                <c:pt idx="31">
                  <c:v>37.849999999999994</c:v>
                </c:pt>
                <c:pt idx="32">
                  <c:v>39.92</c:v>
                </c:pt>
                <c:pt idx="33">
                  <c:v>41.86</c:v>
                </c:pt>
                <c:pt idx="34">
                  <c:v>43.61</c:v>
                </c:pt>
                <c:pt idx="35">
                  <c:v>45.190000000000012</c:v>
                </c:pt>
                <c:pt idx="36">
                  <c:v>46.660000000000011</c:v>
                </c:pt>
                <c:pt idx="37">
                  <c:v>48.21</c:v>
                </c:pt>
                <c:pt idx="38">
                  <c:v>49.63</c:v>
                </c:pt>
                <c:pt idx="39">
                  <c:v>50.92</c:v>
                </c:pt>
                <c:pt idx="40">
                  <c:v>52.13</c:v>
                </c:pt>
                <c:pt idx="41">
                  <c:v>53.21</c:v>
                </c:pt>
                <c:pt idx="42">
                  <c:v>54.82</c:v>
                </c:pt>
                <c:pt idx="43">
                  <c:v>56.3</c:v>
                </c:pt>
                <c:pt idx="44">
                  <c:v>58.15</c:v>
                </c:pt>
                <c:pt idx="45">
                  <c:v>59.49</c:v>
                </c:pt>
                <c:pt idx="46">
                  <c:v>60.760000000000012</c:v>
                </c:pt>
                <c:pt idx="47">
                  <c:v>61.98</c:v>
                </c:pt>
                <c:pt idx="48">
                  <c:v>62.2</c:v>
                </c:pt>
                <c:pt idx="49">
                  <c:v>61.56</c:v>
                </c:pt>
                <c:pt idx="50">
                  <c:v>61.03</c:v>
                </c:pt>
                <c:pt idx="51">
                  <c:v>60.44</c:v>
                </c:pt>
                <c:pt idx="52">
                  <c:v>59.9</c:v>
                </c:pt>
                <c:pt idx="53">
                  <c:v>59.309999999999995</c:v>
                </c:pt>
                <c:pt idx="54">
                  <c:v>58.620000000000012</c:v>
                </c:pt>
                <c:pt idx="55">
                  <c:v>57.99</c:v>
                </c:pt>
                <c:pt idx="56">
                  <c:v>57.51</c:v>
                </c:pt>
                <c:pt idx="57">
                  <c:v>57.120000000000012</c:v>
                </c:pt>
                <c:pt idx="58">
                  <c:v>56.87</c:v>
                </c:pt>
                <c:pt idx="59">
                  <c:v>56.78</c:v>
                </c:pt>
                <c:pt idx="60">
                  <c:v>56.83</c:v>
                </c:pt>
                <c:pt idx="61">
                  <c:v>56.98</c:v>
                </c:pt>
                <c:pt idx="62">
                  <c:v>57.190000000000012</c:v>
                </c:pt>
                <c:pt idx="63">
                  <c:v>57.41</c:v>
                </c:pt>
                <c:pt idx="64">
                  <c:v>57.71</c:v>
                </c:pt>
                <c:pt idx="65">
                  <c:v>59.43</c:v>
                </c:pt>
                <c:pt idx="66">
                  <c:v>59.9</c:v>
                </c:pt>
                <c:pt idx="67">
                  <c:v>60.49</c:v>
                </c:pt>
                <c:pt idx="68">
                  <c:v>61.11</c:v>
                </c:pt>
                <c:pt idx="69">
                  <c:v>61.77</c:v>
                </c:pt>
                <c:pt idx="70">
                  <c:v>62.5</c:v>
                </c:pt>
                <c:pt idx="71">
                  <c:v>63.25</c:v>
                </c:pt>
                <c:pt idx="72">
                  <c:v>64.099999999999994</c:v>
                </c:pt>
                <c:pt idx="73">
                  <c:v>64.95</c:v>
                </c:pt>
                <c:pt idx="74">
                  <c:v>65.819999999999993</c:v>
                </c:pt>
                <c:pt idx="75">
                  <c:v>65.88</c:v>
                </c:pt>
                <c:pt idx="76">
                  <c:v>65.97</c:v>
                </c:pt>
                <c:pt idx="77">
                  <c:v>66.11999999999999</c:v>
                </c:pt>
                <c:pt idx="78">
                  <c:v>67.86999999999999</c:v>
                </c:pt>
                <c:pt idx="79">
                  <c:v>69.59</c:v>
                </c:pt>
                <c:pt idx="80">
                  <c:v>71.3</c:v>
                </c:pt>
                <c:pt idx="81">
                  <c:v>73</c:v>
                </c:pt>
                <c:pt idx="82">
                  <c:v>74.69</c:v>
                </c:pt>
                <c:pt idx="83">
                  <c:v>76.209999999999994</c:v>
                </c:pt>
                <c:pt idx="84">
                  <c:v>77.75</c:v>
                </c:pt>
                <c:pt idx="85">
                  <c:v>79.319999999999993</c:v>
                </c:pt>
                <c:pt idx="86">
                  <c:v>80.95</c:v>
                </c:pt>
                <c:pt idx="87">
                  <c:v>82.52</c:v>
                </c:pt>
                <c:pt idx="88">
                  <c:v>84.19</c:v>
                </c:pt>
                <c:pt idx="89">
                  <c:v>85.61999999999999</c:v>
                </c:pt>
                <c:pt idx="90">
                  <c:v>87.169999999999987</c:v>
                </c:pt>
                <c:pt idx="91">
                  <c:v>88.85</c:v>
                </c:pt>
                <c:pt idx="92">
                  <c:v>90.66</c:v>
                </c:pt>
                <c:pt idx="93">
                  <c:v>91.16</c:v>
                </c:pt>
                <c:pt idx="94">
                  <c:v>91.51</c:v>
                </c:pt>
                <c:pt idx="95">
                  <c:v>91.940000000000026</c:v>
                </c:pt>
                <c:pt idx="96">
                  <c:v>92.460000000000022</c:v>
                </c:pt>
                <c:pt idx="97">
                  <c:v>93.179999999999978</c:v>
                </c:pt>
                <c:pt idx="98">
                  <c:v>94.07</c:v>
                </c:pt>
                <c:pt idx="99">
                  <c:v>95.01</c:v>
                </c:pt>
                <c:pt idx="100">
                  <c:v>96.02</c:v>
                </c:pt>
                <c:pt idx="101">
                  <c:v>97.11999999999999</c:v>
                </c:pt>
                <c:pt idx="102">
                  <c:v>98.3</c:v>
                </c:pt>
                <c:pt idx="103">
                  <c:v>99.66</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100</c:v>
                </c:pt>
                <c:pt idx="136">
                  <c:v>100</c:v>
                </c:pt>
                <c:pt idx="137">
                  <c:v>100</c:v>
                </c:pt>
                <c:pt idx="138">
                  <c:v>100</c:v>
                </c:pt>
                <c:pt idx="139">
                  <c:v>100</c:v>
                </c:pt>
                <c:pt idx="140">
                  <c:v>100</c:v>
                </c:pt>
                <c:pt idx="141">
                  <c:v>100</c:v>
                </c:pt>
                <c:pt idx="142">
                  <c:v>100</c:v>
                </c:pt>
                <c:pt idx="143">
                  <c:v>100</c:v>
                </c:pt>
                <c:pt idx="144">
                  <c:v>100</c:v>
                </c:pt>
                <c:pt idx="145">
                  <c:v>100</c:v>
                </c:pt>
              </c:numCache>
            </c:numRef>
          </c:val>
        </c:ser>
        <c:ser>
          <c:idx val="5"/>
          <c:order val="5"/>
          <c:tx>
            <c:v>Clan F</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'10c'!$F$1:$F$184</c:f>
              <c:numCache>
                <c:formatCode>General</c:formatCode>
                <c:ptCount val="184"/>
                <c:pt idx="0">
                  <c:v>30</c:v>
                </c:pt>
                <c:pt idx="1">
                  <c:v>30.9</c:v>
                </c:pt>
                <c:pt idx="2">
                  <c:v>31.53</c:v>
                </c:pt>
                <c:pt idx="3">
                  <c:v>31.82</c:v>
                </c:pt>
                <c:pt idx="4">
                  <c:v>31.77</c:v>
                </c:pt>
                <c:pt idx="5">
                  <c:v>31.53</c:v>
                </c:pt>
                <c:pt idx="6">
                  <c:v>31.37</c:v>
                </c:pt>
                <c:pt idx="7">
                  <c:v>31.279999999999987</c:v>
                </c:pt>
                <c:pt idx="8">
                  <c:v>31.259999999999987</c:v>
                </c:pt>
                <c:pt idx="9">
                  <c:v>31.74</c:v>
                </c:pt>
                <c:pt idx="10">
                  <c:v>32.28</c:v>
                </c:pt>
                <c:pt idx="11">
                  <c:v>32.879999999999995</c:v>
                </c:pt>
                <c:pt idx="12">
                  <c:v>33.53</c:v>
                </c:pt>
                <c:pt idx="13">
                  <c:v>34.67</c:v>
                </c:pt>
                <c:pt idx="14">
                  <c:v>35.86</c:v>
                </c:pt>
                <c:pt idx="15">
                  <c:v>37.08</c:v>
                </c:pt>
                <c:pt idx="16">
                  <c:v>38.33</c:v>
                </c:pt>
                <c:pt idx="17">
                  <c:v>39.14</c:v>
                </c:pt>
                <c:pt idx="18">
                  <c:v>39.65</c:v>
                </c:pt>
                <c:pt idx="19">
                  <c:v>40.230000000000011</c:v>
                </c:pt>
                <c:pt idx="20">
                  <c:v>41.48</c:v>
                </c:pt>
                <c:pt idx="21">
                  <c:v>42.77</c:v>
                </c:pt>
                <c:pt idx="22">
                  <c:v>43.879999999999995</c:v>
                </c:pt>
                <c:pt idx="23">
                  <c:v>45.03</c:v>
                </c:pt>
                <c:pt idx="24">
                  <c:v>47.25</c:v>
                </c:pt>
                <c:pt idx="25">
                  <c:v>50.230000000000011</c:v>
                </c:pt>
                <c:pt idx="26">
                  <c:v>53.48</c:v>
                </c:pt>
                <c:pt idx="27">
                  <c:v>56.61</c:v>
                </c:pt>
                <c:pt idx="28">
                  <c:v>59.74</c:v>
                </c:pt>
                <c:pt idx="29">
                  <c:v>62.87</c:v>
                </c:pt>
                <c:pt idx="30">
                  <c:v>65.930000000000007</c:v>
                </c:pt>
                <c:pt idx="31">
                  <c:v>69.099999999999994</c:v>
                </c:pt>
                <c:pt idx="32">
                  <c:v>71.900000000000006</c:v>
                </c:pt>
                <c:pt idx="33">
                  <c:v>74.72</c:v>
                </c:pt>
                <c:pt idx="34">
                  <c:v>77.489999999999995</c:v>
                </c:pt>
                <c:pt idx="35">
                  <c:v>80.22</c:v>
                </c:pt>
                <c:pt idx="36">
                  <c:v>82.910000000000025</c:v>
                </c:pt>
                <c:pt idx="37">
                  <c:v>85.48</c:v>
                </c:pt>
                <c:pt idx="38">
                  <c:v>88.04</c:v>
                </c:pt>
                <c:pt idx="39">
                  <c:v>90.58</c:v>
                </c:pt>
                <c:pt idx="40">
                  <c:v>92.95</c:v>
                </c:pt>
                <c:pt idx="41">
                  <c:v>95.31</c:v>
                </c:pt>
                <c:pt idx="42">
                  <c:v>97.6</c:v>
                </c:pt>
                <c:pt idx="43">
                  <c:v>99.9</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96.83</c:v>
                </c:pt>
                <c:pt idx="79">
                  <c:v>93.669999999999987</c:v>
                </c:pt>
                <c:pt idx="80">
                  <c:v>90.490000000000023</c:v>
                </c:pt>
                <c:pt idx="81">
                  <c:v>87.28</c:v>
                </c:pt>
                <c:pt idx="82">
                  <c:v>84.02</c:v>
                </c:pt>
                <c:pt idx="83">
                  <c:v>80.73</c:v>
                </c:pt>
                <c:pt idx="84">
                  <c:v>77.39</c:v>
                </c:pt>
                <c:pt idx="85">
                  <c:v>74</c:v>
                </c:pt>
                <c:pt idx="86">
                  <c:v>70.55</c:v>
                </c:pt>
                <c:pt idx="87">
                  <c:v>67.03</c:v>
                </c:pt>
                <c:pt idx="88">
                  <c:v>63.44</c:v>
                </c:pt>
                <c:pt idx="89">
                  <c:v>59.32</c:v>
                </c:pt>
                <c:pt idx="90">
                  <c:v>55.13</c:v>
                </c:pt>
                <c:pt idx="91">
                  <c:v>50.849999999999994</c:v>
                </c:pt>
                <c:pt idx="92">
                  <c:v>46.47</c:v>
                </c:pt>
                <c:pt idx="93">
                  <c:v>41.96</c:v>
                </c:pt>
                <c:pt idx="94">
                  <c:v>35.92</c:v>
                </c:pt>
                <c:pt idx="95">
                  <c:v>30</c:v>
                </c:pt>
                <c:pt idx="96">
                  <c:v>24.150000000000031</c:v>
                </c:pt>
                <c:pt idx="97">
                  <c:v>18.64</c:v>
                </c:pt>
                <c:pt idx="98">
                  <c:v>12.78</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10.65</c:v>
                </c:pt>
                <c:pt idx="136">
                  <c:v>10</c:v>
                </c:pt>
                <c:pt idx="137">
                  <c:v>10</c:v>
                </c:pt>
                <c:pt idx="138">
                  <c:v>10</c:v>
                </c:pt>
                <c:pt idx="139">
                  <c:v>10</c:v>
                </c:pt>
                <c:pt idx="140">
                  <c:v>10</c:v>
                </c:pt>
                <c:pt idx="141">
                  <c:v>10</c:v>
                </c:pt>
                <c:pt idx="142">
                  <c:v>10</c:v>
                </c:pt>
                <c:pt idx="143">
                  <c:v>10</c:v>
                </c:pt>
                <c:pt idx="144">
                  <c:v>10</c:v>
                </c:pt>
                <c:pt idx="145">
                  <c:v>10</c:v>
                </c:pt>
                <c:pt idx="146">
                  <c:v>10</c:v>
                </c:pt>
                <c:pt idx="147">
                  <c:v>11.34</c:v>
                </c:pt>
                <c:pt idx="148">
                  <c:v>13.78</c:v>
                </c:pt>
                <c:pt idx="149">
                  <c:v>16.279999999999987</c:v>
                </c:pt>
                <c:pt idx="150">
                  <c:v>18.57</c:v>
                </c:pt>
                <c:pt idx="151">
                  <c:v>19.59</c:v>
                </c:pt>
                <c:pt idx="152">
                  <c:v>20.56</c:v>
                </c:pt>
                <c:pt idx="153">
                  <c:v>21.53</c:v>
                </c:pt>
                <c:pt idx="154">
                  <c:v>22.32</c:v>
                </c:pt>
                <c:pt idx="155">
                  <c:v>23.07</c:v>
                </c:pt>
                <c:pt idx="156">
                  <c:v>23.85</c:v>
                </c:pt>
                <c:pt idx="157">
                  <c:v>24.75</c:v>
                </c:pt>
                <c:pt idx="158">
                  <c:v>25.77</c:v>
                </c:pt>
                <c:pt idx="159">
                  <c:v>26.77</c:v>
                </c:pt>
                <c:pt idx="160">
                  <c:v>27.84</c:v>
                </c:pt>
                <c:pt idx="161">
                  <c:v>29.03</c:v>
                </c:pt>
                <c:pt idx="162">
                  <c:v>30.23</c:v>
                </c:pt>
                <c:pt idx="163">
                  <c:v>31.55</c:v>
                </c:pt>
                <c:pt idx="164">
                  <c:v>32.879999999999995</c:v>
                </c:pt>
                <c:pt idx="165">
                  <c:v>34.300000000000004</c:v>
                </c:pt>
                <c:pt idx="166">
                  <c:v>35.809999999999995</c:v>
                </c:pt>
                <c:pt idx="167">
                  <c:v>37.43</c:v>
                </c:pt>
                <c:pt idx="168">
                  <c:v>40.630000000000003</c:v>
                </c:pt>
                <c:pt idx="169">
                  <c:v>43.8</c:v>
                </c:pt>
                <c:pt idx="170">
                  <c:v>46.92</c:v>
                </c:pt>
                <c:pt idx="171">
                  <c:v>49.86</c:v>
                </c:pt>
                <c:pt idx="172">
                  <c:v>52.7</c:v>
                </c:pt>
                <c:pt idx="173">
                  <c:v>54.05</c:v>
                </c:pt>
                <c:pt idx="174">
                  <c:v>55.39</c:v>
                </c:pt>
                <c:pt idx="175">
                  <c:v>56.51</c:v>
                </c:pt>
                <c:pt idx="176">
                  <c:v>57.75</c:v>
                </c:pt>
                <c:pt idx="177">
                  <c:v>58.93</c:v>
                </c:pt>
                <c:pt idx="178">
                  <c:v>60.15</c:v>
                </c:pt>
                <c:pt idx="179">
                  <c:v>61.37</c:v>
                </c:pt>
                <c:pt idx="180">
                  <c:v>62.57</c:v>
                </c:pt>
                <c:pt idx="181">
                  <c:v>63.760000000000012</c:v>
                </c:pt>
                <c:pt idx="182">
                  <c:v>64.88</c:v>
                </c:pt>
                <c:pt idx="183">
                  <c:v>63.660000000000011</c:v>
                </c:pt>
              </c:numCache>
            </c:numRef>
          </c:val>
        </c:ser>
        <c:ser>
          <c:idx val="6"/>
          <c:order val="6"/>
          <c:tx>
            <c:v>Clan G</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'10c'!$G$1:$G$184</c:f>
              <c:numCache>
                <c:formatCode>General</c:formatCode>
                <c:ptCount val="184"/>
                <c:pt idx="0">
                  <c:v>30</c:v>
                </c:pt>
                <c:pt idx="1">
                  <c:v>30.810000000000031</c:v>
                </c:pt>
                <c:pt idx="2">
                  <c:v>31.02</c:v>
                </c:pt>
                <c:pt idx="3">
                  <c:v>30.830000000000005</c:v>
                </c:pt>
                <c:pt idx="4">
                  <c:v>30.25</c:v>
                </c:pt>
                <c:pt idx="5">
                  <c:v>30.439999999999987</c:v>
                </c:pt>
                <c:pt idx="6">
                  <c:v>30.34</c:v>
                </c:pt>
                <c:pt idx="7">
                  <c:v>30.150000000000031</c:v>
                </c:pt>
                <c:pt idx="8">
                  <c:v>30.03</c:v>
                </c:pt>
                <c:pt idx="9">
                  <c:v>29.69</c:v>
                </c:pt>
                <c:pt idx="10">
                  <c:v>29.2</c:v>
                </c:pt>
                <c:pt idx="11">
                  <c:v>28.79</c:v>
                </c:pt>
                <c:pt idx="12">
                  <c:v>28.439999999999987</c:v>
                </c:pt>
                <c:pt idx="13">
                  <c:v>27.85</c:v>
                </c:pt>
                <c:pt idx="14">
                  <c:v>27.3</c:v>
                </c:pt>
                <c:pt idx="15">
                  <c:v>26.75</c:v>
                </c:pt>
                <c:pt idx="16">
                  <c:v>26.2</c:v>
                </c:pt>
                <c:pt idx="17">
                  <c:v>26.95</c:v>
                </c:pt>
                <c:pt idx="18">
                  <c:v>28.02</c:v>
                </c:pt>
                <c:pt idx="19">
                  <c:v>29.130000000000031</c:v>
                </c:pt>
                <c:pt idx="20">
                  <c:v>30.06</c:v>
                </c:pt>
                <c:pt idx="21">
                  <c:v>31.07</c:v>
                </c:pt>
                <c:pt idx="22">
                  <c:v>32.07</c:v>
                </c:pt>
                <c:pt idx="23">
                  <c:v>33.14</c:v>
                </c:pt>
                <c:pt idx="24">
                  <c:v>34.410000000000004</c:v>
                </c:pt>
                <c:pt idx="25">
                  <c:v>36.050000000000004</c:v>
                </c:pt>
                <c:pt idx="26">
                  <c:v>38.03</c:v>
                </c:pt>
                <c:pt idx="27">
                  <c:v>40.32</c:v>
                </c:pt>
                <c:pt idx="28">
                  <c:v>42.89</c:v>
                </c:pt>
                <c:pt idx="29">
                  <c:v>45.7</c:v>
                </c:pt>
                <c:pt idx="30">
                  <c:v>48.53</c:v>
                </c:pt>
                <c:pt idx="31">
                  <c:v>51.17</c:v>
                </c:pt>
                <c:pt idx="32">
                  <c:v>53.809999999999995</c:v>
                </c:pt>
                <c:pt idx="33">
                  <c:v>56.43</c:v>
                </c:pt>
                <c:pt idx="34">
                  <c:v>58.949999999999996</c:v>
                </c:pt>
                <c:pt idx="35">
                  <c:v>61.48</c:v>
                </c:pt>
                <c:pt idx="36">
                  <c:v>63.94</c:v>
                </c:pt>
                <c:pt idx="37">
                  <c:v>66.459999999999994</c:v>
                </c:pt>
                <c:pt idx="38">
                  <c:v>68.95</c:v>
                </c:pt>
                <c:pt idx="39">
                  <c:v>71.400000000000006</c:v>
                </c:pt>
                <c:pt idx="40">
                  <c:v>73.900000000000006</c:v>
                </c:pt>
                <c:pt idx="41">
                  <c:v>76.38</c:v>
                </c:pt>
                <c:pt idx="42">
                  <c:v>78.78</c:v>
                </c:pt>
                <c:pt idx="43">
                  <c:v>81.2</c:v>
                </c:pt>
                <c:pt idx="44">
                  <c:v>83.63</c:v>
                </c:pt>
                <c:pt idx="45">
                  <c:v>86</c:v>
                </c:pt>
                <c:pt idx="46">
                  <c:v>88.34</c:v>
                </c:pt>
                <c:pt idx="47">
                  <c:v>90.64</c:v>
                </c:pt>
                <c:pt idx="48">
                  <c:v>92.83</c:v>
                </c:pt>
                <c:pt idx="49">
                  <c:v>94.960000000000022</c:v>
                </c:pt>
                <c:pt idx="50">
                  <c:v>97.07</c:v>
                </c:pt>
                <c:pt idx="51">
                  <c:v>99.13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numCache>
            </c:numRef>
          </c:val>
        </c:ser>
        <c:ser>
          <c:idx val="7"/>
          <c:order val="7"/>
          <c:tx>
            <c:v>Clan H</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'10c'!$H$1:$H$184</c:f>
              <c:numCache>
                <c:formatCode>General</c:formatCode>
                <c:ptCount val="184"/>
                <c:pt idx="0">
                  <c:v>30</c:v>
                </c:pt>
                <c:pt idx="1">
                  <c:v>29.72</c:v>
                </c:pt>
                <c:pt idx="2">
                  <c:v>29.12</c:v>
                </c:pt>
                <c:pt idx="3">
                  <c:v>28.27</c:v>
                </c:pt>
                <c:pt idx="4">
                  <c:v>27.53</c:v>
                </c:pt>
                <c:pt idx="5">
                  <c:v>26.29</c:v>
                </c:pt>
                <c:pt idx="6">
                  <c:v>25.14</c:v>
                </c:pt>
                <c:pt idx="7">
                  <c:v>24.07</c:v>
                </c:pt>
                <c:pt idx="8">
                  <c:v>23.08</c:v>
                </c:pt>
                <c:pt idx="9">
                  <c:v>22.36</c:v>
                </c:pt>
                <c:pt idx="10">
                  <c:v>21.69</c:v>
                </c:pt>
                <c:pt idx="11">
                  <c:v>20.86</c:v>
                </c:pt>
                <c:pt idx="12">
                  <c:v>20.079999999999988</c:v>
                </c:pt>
                <c:pt idx="13">
                  <c:v>19.54</c:v>
                </c:pt>
                <c:pt idx="14">
                  <c:v>18.779999999999987</c:v>
                </c:pt>
                <c:pt idx="15">
                  <c:v>18.010000000000005</c:v>
                </c:pt>
                <c:pt idx="16">
                  <c:v>17.22</c:v>
                </c:pt>
                <c:pt idx="17">
                  <c:v>16.41</c:v>
                </c:pt>
                <c:pt idx="18">
                  <c:v>15.66</c:v>
                </c:pt>
                <c:pt idx="19">
                  <c:v>14.860000000000015</c:v>
                </c:pt>
                <c:pt idx="20">
                  <c:v>14.65</c:v>
                </c:pt>
                <c:pt idx="21">
                  <c:v>14.34</c:v>
                </c:pt>
                <c:pt idx="22">
                  <c:v>14.07</c:v>
                </c:pt>
                <c:pt idx="23">
                  <c:v>13.7</c:v>
                </c:pt>
                <c:pt idx="24">
                  <c:v>14.8</c:v>
                </c:pt>
                <c:pt idx="25">
                  <c:v>16.14</c:v>
                </c:pt>
                <c:pt idx="26">
                  <c:v>18.45</c:v>
                </c:pt>
                <c:pt idx="27">
                  <c:v>20.68</c:v>
                </c:pt>
                <c:pt idx="28">
                  <c:v>22.77</c:v>
                </c:pt>
                <c:pt idx="29">
                  <c:v>24.74</c:v>
                </c:pt>
                <c:pt idx="30">
                  <c:v>26.87</c:v>
                </c:pt>
                <c:pt idx="31">
                  <c:v>28.86</c:v>
                </c:pt>
                <c:pt idx="32">
                  <c:v>30.419999999999987</c:v>
                </c:pt>
                <c:pt idx="33">
                  <c:v>32.020000000000003</c:v>
                </c:pt>
                <c:pt idx="34">
                  <c:v>33.630000000000003</c:v>
                </c:pt>
                <c:pt idx="35">
                  <c:v>35.28</c:v>
                </c:pt>
                <c:pt idx="36">
                  <c:v>37.03</c:v>
                </c:pt>
                <c:pt idx="37">
                  <c:v>38.68</c:v>
                </c:pt>
                <c:pt idx="38">
                  <c:v>40.300000000000004</c:v>
                </c:pt>
                <c:pt idx="39">
                  <c:v>41.89</c:v>
                </c:pt>
                <c:pt idx="40">
                  <c:v>43.61</c:v>
                </c:pt>
                <c:pt idx="41">
                  <c:v>45.290000000000013</c:v>
                </c:pt>
                <c:pt idx="42">
                  <c:v>47.01</c:v>
                </c:pt>
                <c:pt idx="43">
                  <c:v>48.64</c:v>
                </c:pt>
                <c:pt idx="44">
                  <c:v>50.21</c:v>
                </c:pt>
                <c:pt idx="45">
                  <c:v>51.7</c:v>
                </c:pt>
                <c:pt idx="46">
                  <c:v>53.1</c:v>
                </c:pt>
                <c:pt idx="47">
                  <c:v>54.44</c:v>
                </c:pt>
                <c:pt idx="48">
                  <c:v>56.24</c:v>
                </c:pt>
                <c:pt idx="49">
                  <c:v>57.4</c:v>
                </c:pt>
                <c:pt idx="50">
                  <c:v>58.59</c:v>
                </c:pt>
                <c:pt idx="51">
                  <c:v>59.690000000000012</c:v>
                </c:pt>
                <c:pt idx="52">
                  <c:v>60.790000000000013</c:v>
                </c:pt>
                <c:pt idx="53">
                  <c:v>61.849999999999994</c:v>
                </c:pt>
                <c:pt idx="54">
                  <c:v>62.849999999999994</c:v>
                </c:pt>
                <c:pt idx="55">
                  <c:v>62.660000000000011</c:v>
                </c:pt>
                <c:pt idx="56">
                  <c:v>62.59</c:v>
                </c:pt>
                <c:pt idx="57">
                  <c:v>62.6</c:v>
                </c:pt>
                <c:pt idx="58">
                  <c:v>62.720000000000013</c:v>
                </c:pt>
                <c:pt idx="59">
                  <c:v>62.949999999999996</c:v>
                </c:pt>
                <c:pt idx="60">
                  <c:v>63.24</c:v>
                </c:pt>
                <c:pt idx="61">
                  <c:v>63.620000000000012</c:v>
                </c:pt>
                <c:pt idx="62">
                  <c:v>64.08</c:v>
                </c:pt>
                <c:pt idx="63">
                  <c:v>64.56</c:v>
                </c:pt>
                <c:pt idx="64">
                  <c:v>65.09</c:v>
                </c:pt>
                <c:pt idx="65">
                  <c:v>66.13</c:v>
                </c:pt>
                <c:pt idx="66">
                  <c:v>66.08</c:v>
                </c:pt>
                <c:pt idx="67">
                  <c:v>66.09</c:v>
                </c:pt>
                <c:pt idx="68">
                  <c:v>66.16</c:v>
                </c:pt>
                <c:pt idx="69">
                  <c:v>66.28</c:v>
                </c:pt>
                <c:pt idx="70">
                  <c:v>66.440000000000026</c:v>
                </c:pt>
                <c:pt idx="71">
                  <c:v>66.64</c:v>
                </c:pt>
                <c:pt idx="72">
                  <c:v>66.89</c:v>
                </c:pt>
                <c:pt idx="73">
                  <c:v>67.179999999999978</c:v>
                </c:pt>
                <c:pt idx="74">
                  <c:v>67.489999999999995</c:v>
                </c:pt>
                <c:pt idx="75">
                  <c:v>68.040000000000006</c:v>
                </c:pt>
                <c:pt idx="76">
                  <c:v>68.599999999999994</c:v>
                </c:pt>
                <c:pt idx="77">
                  <c:v>69.25</c:v>
                </c:pt>
              </c:numCache>
            </c:numRef>
          </c:val>
        </c:ser>
        <c:ser>
          <c:idx val="8"/>
          <c:order val="8"/>
          <c:tx>
            <c:v>Clan I</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'10c'!$I$1:$I$184</c:f>
              <c:numCache>
                <c:formatCode>General</c:formatCode>
                <c:ptCount val="184"/>
                <c:pt idx="0">
                  <c:v>30</c:v>
                </c:pt>
                <c:pt idx="1">
                  <c:v>29.77</c:v>
                </c:pt>
                <c:pt idx="2">
                  <c:v>29.01</c:v>
                </c:pt>
                <c:pt idx="3">
                  <c:v>27.9</c:v>
                </c:pt>
                <c:pt idx="4">
                  <c:v>26.32</c:v>
                </c:pt>
                <c:pt idx="5">
                  <c:v>24.86</c:v>
                </c:pt>
                <c:pt idx="6">
                  <c:v>23.459999999999987</c:v>
                </c:pt>
                <c:pt idx="7">
                  <c:v>22.110000000000031</c:v>
                </c:pt>
                <c:pt idx="8">
                  <c:v>20.8</c:v>
                </c:pt>
                <c:pt idx="9">
                  <c:v>19.760000000000002</c:v>
                </c:pt>
                <c:pt idx="10">
                  <c:v>18.760000000000002</c:v>
                </c:pt>
                <c:pt idx="11">
                  <c:v>17.8</c:v>
                </c:pt>
                <c:pt idx="12">
                  <c:v>16.87</c:v>
                </c:pt>
                <c:pt idx="13">
                  <c:v>16.190000000000001</c:v>
                </c:pt>
                <c:pt idx="14">
                  <c:v>15.53</c:v>
                </c:pt>
                <c:pt idx="15">
                  <c:v>14.91</c:v>
                </c:pt>
                <c:pt idx="16">
                  <c:v>14.3</c:v>
                </c:pt>
                <c:pt idx="17">
                  <c:v>13.58</c:v>
                </c:pt>
                <c:pt idx="18">
                  <c:v>12.62</c:v>
                </c:pt>
                <c:pt idx="19">
                  <c:v>11.55</c:v>
                </c:pt>
                <c:pt idx="20">
                  <c:v>10.860000000000015</c:v>
                </c:pt>
                <c:pt idx="21">
                  <c:v>10.15</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10.450000000000006</c:v>
                </c:pt>
                <c:pt idx="104">
                  <c:v>10.54</c:v>
                </c:pt>
                <c:pt idx="105">
                  <c:v>10.65</c:v>
                </c:pt>
                <c:pt idx="106">
                  <c:v>10.82</c:v>
                </c:pt>
                <c:pt idx="107">
                  <c:v>11.04</c:v>
                </c:pt>
                <c:pt idx="108">
                  <c:v>11.27</c:v>
                </c:pt>
                <c:pt idx="109">
                  <c:v>11.33</c:v>
                </c:pt>
                <c:pt idx="110">
                  <c:v>11.32</c:v>
                </c:pt>
                <c:pt idx="111">
                  <c:v>11.49</c:v>
                </c:pt>
                <c:pt idx="112">
                  <c:v>10.51</c:v>
                </c:pt>
                <c:pt idx="113">
                  <c:v>10</c:v>
                </c:pt>
                <c:pt idx="114">
                  <c:v>10</c:v>
                </c:pt>
                <c:pt idx="115">
                  <c:v>11.4</c:v>
                </c:pt>
                <c:pt idx="116">
                  <c:v>13.15</c:v>
                </c:pt>
                <c:pt idx="117">
                  <c:v>15.08</c:v>
                </c:pt>
                <c:pt idx="118">
                  <c:v>17.03</c:v>
                </c:pt>
                <c:pt idx="119">
                  <c:v>19</c:v>
                </c:pt>
                <c:pt idx="120">
                  <c:v>21.01</c:v>
                </c:pt>
                <c:pt idx="121">
                  <c:v>23.09</c:v>
                </c:pt>
                <c:pt idx="122">
                  <c:v>25.22</c:v>
                </c:pt>
                <c:pt idx="123">
                  <c:v>27.22</c:v>
                </c:pt>
                <c:pt idx="124">
                  <c:v>29.36</c:v>
                </c:pt>
                <c:pt idx="125">
                  <c:v>31.66</c:v>
                </c:pt>
                <c:pt idx="126">
                  <c:v>34.11</c:v>
                </c:pt>
                <c:pt idx="127">
                  <c:v>36.720000000000013</c:v>
                </c:pt>
                <c:pt idx="128">
                  <c:v>39.49</c:v>
                </c:pt>
                <c:pt idx="129">
                  <c:v>42.449999999999996</c:v>
                </c:pt>
                <c:pt idx="130">
                  <c:v>45.620000000000012</c:v>
                </c:pt>
                <c:pt idx="131">
                  <c:v>47.48</c:v>
                </c:pt>
                <c:pt idx="132">
                  <c:v>49.339999999999996</c:v>
                </c:pt>
                <c:pt idx="133">
                  <c:v>50.92</c:v>
                </c:pt>
                <c:pt idx="134">
                  <c:v>52.89</c:v>
                </c:pt>
                <c:pt idx="135">
                  <c:v>51.53</c:v>
                </c:pt>
                <c:pt idx="136">
                  <c:v>50.24</c:v>
                </c:pt>
                <c:pt idx="137">
                  <c:v>49.03</c:v>
                </c:pt>
                <c:pt idx="138">
                  <c:v>47.94</c:v>
                </c:pt>
                <c:pt idx="139">
                  <c:v>47.11</c:v>
                </c:pt>
                <c:pt idx="140">
                  <c:v>46.04</c:v>
                </c:pt>
                <c:pt idx="141">
                  <c:v>44.94</c:v>
                </c:pt>
                <c:pt idx="142">
                  <c:v>44.57</c:v>
                </c:pt>
                <c:pt idx="143">
                  <c:v>44.09</c:v>
                </c:pt>
                <c:pt idx="144">
                  <c:v>42.74</c:v>
                </c:pt>
                <c:pt idx="145">
                  <c:v>41.33</c:v>
                </c:pt>
                <c:pt idx="146">
                  <c:v>42.64</c:v>
                </c:pt>
                <c:pt idx="147">
                  <c:v>44.09</c:v>
                </c:pt>
                <c:pt idx="148">
                  <c:v>45.83</c:v>
                </c:pt>
                <c:pt idx="149">
                  <c:v>47.52</c:v>
                </c:pt>
                <c:pt idx="150">
                  <c:v>49.290000000000013</c:v>
                </c:pt>
                <c:pt idx="151">
                  <c:v>51.39</c:v>
                </c:pt>
                <c:pt idx="152">
                  <c:v>53.13</c:v>
                </c:pt>
                <c:pt idx="153">
                  <c:v>54.94</c:v>
                </c:pt>
                <c:pt idx="154">
                  <c:v>57.17</c:v>
                </c:pt>
                <c:pt idx="155">
                  <c:v>59</c:v>
                </c:pt>
                <c:pt idx="156">
                  <c:v>60.83</c:v>
                </c:pt>
                <c:pt idx="157">
                  <c:v>62.660000000000011</c:v>
                </c:pt>
                <c:pt idx="158">
                  <c:v>64.510000000000005</c:v>
                </c:pt>
                <c:pt idx="159">
                  <c:v>65.25</c:v>
                </c:pt>
                <c:pt idx="160">
                  <c:v>66.069999999999993</c:v>
                </c:pt>
                <c:pt idx="161">
                  <c:v>67.73</c:v>
                </c:pt>
                <c:pt idx="162">
                  <c:v>68.72</c:v>
                </c:pt>
                <c:pt idx="163">
                  <c:v>69.819999999999993</c:v>
                </c:pt>
                <c:pt idx="164">
                  <c:v>71.02</c:v>
                </c:pt>
                <c:pt idx="165">
                  <c:v>72.669999999999987</c:v>
                </c:pt>
                <c:pt idx="166">
                  <c:v>74.040000000000006</c:v>
                </c:pt>
                <c:pt idx="167">
                  <c:v>75.52</c:v>
                </c:pt>
                <c:pt idx="168">
                  <c:v>75.930000000000007</c:v>
                </c:pt>
                <c:pt idx="169">
                  <c:v>76.59</c:v>
                </c:pt>
                <c:pt idx="170">
                  <c:v>77.36999999999999</c:v>
                </c:pt>
                <c:pt idx="171">
                  <c:v>79.08</c:v>
                </c:pt>
                <c:pt idx="172">
                  <c:v>80.73</c:v>
                </c:pt>
                <c:pt idx="173">
                  <c:v>82.7</c:v>
                </c:pt>
                <c:pt idx="174">
                  <c:v>84.679999999999978</c:v>
                </c:pt>
                <c:pt idx="175">
                  <c:v>86.9</c:v>
                </c:pt>
                <c:pt idx="176">
                  <c:v>88.940000000000026</c:v>
                </c:pt>
                <c:pt idx="177">
                  <c:v>91.440000000000026</c:v>
                </c:pt>
                <c:pt idx="178">
                  <c:v>93.75</c:v>
                </c:pt>
                <c:pt idx="179">
                  <c:v>96.08</c:v>
                </c:pt>
                <c:pt idx="180">
                  <c:v>98.38</c:v>
                </c:pt>
                <c:pt idx="181">
                  <c:v>100</c:v>
                </c:pt>
                <c:pt idx="182">
                  <c:v>100</c:v>
                </c:pt>
              </c:numCache>
            </c:numRef>
          </c:val>
        </c:ser>
        <c:ser>
          <c:idx val="9"/>
          <c:order val="9"/>
          <c:tx>
            <c:v>Clan J</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'10c'!$J$1:$J$184</c:f>
              <c:numCache>
                <c:formatCode>General</c:formatCode>
                <c:ptCount val="184"/>
                <c:pt idx="0">
                  <c:v>30</c:v>
                </c:pt>
                <c:pt idx="1">
                  <c:v>29.55</c:v>
                </c:pt>
                <c:pt idx="2">
                  <c:v>28.73</c:v>
                </c:pt>
                <c:pt idx="3">
                  <c:v>27.779999999999987</c:v>
                </c:pt>
                <c:pt idx="4">
                  <c:v>25.89</c:v>
                </c:pt>
                <c:pt idx="5">
                  <c:v>23.919999999999987</c:v>
                </c:pt>
                <c:pt idx="6">
                  <c:v>22.03</c:v>
                </c:pt>
                <c:pt idx="7">
                  <c:v>20.2</c:v>
                </c:pt>
                <c:pt idx="8">
                  <c:v>18.45</c:v>
                </c:pt>
                <c:pt idx="9">
                  <c:v>16.959999999999987</c:v>
                </c:pt>
                <c:pt idx="10">
                  <c:v>15.51</c:v>
                </c:pt>
                <c:pt idx="11">
                  <c:v>14.11</c:v>
                </c:pt>
                <c:pt idx="12">
                  <c:v>12.55</c:v>
                </c:pt>
                <c:pt idx="13">
                  <c:v>11.239999999999998</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12.129999999999999</c:v>
                </c:pt>
                <c:pt idx="98">
                  <c:v>13.719999999999999</c:v>
                </c:pt>
                <c:pt idx="99">
                  <c:v>13.56</c:v>
                </c:pt>
                <c:pt idx="100">
                  <c:v>13.33</c:v>
                </c:pt>
                <c:pt idx="101">
                  <c:v>12.99</c:v>
                </c:pt>
                <c:pt idx="102">
                  <c:v>12.56</c:v>
                </c:pt>
                <c:pt idx="103">
                  <c:v>14.739999999999998</c:v>
                </c:pt>
                <c:pt idx="104">
                  <c:v>14.870000000000006</c:v>
                </c:pt>
                <c:pt idx="105">
                  <c:v>14.68</c:v>
                </c:pt>
                <c:pt idx="106">
                  <c:v>14.44</c:v>
                </c:pt>
                <c:pt idx="107">
                  <c:v>14.139999999999999</c:v>
                </c:pt>
                <c:pt idx="108">
                  <c:v>13.08</c:v>
                </c:pt>
                <c:pt idx="109">
                  <c:v>12.139999999999999</c:v>
                </c:pt>
                <c:pt idx="110">
                  <c:v>11.12</c:v>
                </c:pt>
                <c:pt idx="111">
                  <c:v>10.93</c:v>
                </c:pt>
                <c:pt idx="112">
                  <c:v>12.55</c:v>
                </c:pt>
                <c:pt idx="113">
                  <c:v>12.07</c:v>
                </c:pt>
                <c:pt idx="114">
                  <c:v>11.44</c:v>
                </c:pt>
                <c:pt idx="115">
                  <c:v>11.15</c:v>
                </c:pt>
                <c:pt idx="116">
                  <c:v>11.26</c:v>
                </c:pt>
                <c:pt idx="117">
                  <c:v>11.75</c:v>
                </c:pt>
                <c:pt idx="118">
                  <c:v>12.44</c:v>
                </c:pt>
                <c:pt idx="119">
                  <c:v>13.18</c:v>
                </c:pt>
                <c:pt idx="120">
                  <c:v>14</c:v>
                </c:pt>
                <c:pt idx="121">
                  <c:v>14.870000000000006</c:v>
                </c:pt>
                <c:pt idx="122">
                  <c:v>17.45</c:v>
                </c:pt>
                <c:pt idx="123">
                  <c:v>18.260000000000002</c:v>
                </c:pt>
                <c:pt idx="124">
                  <c:v>19.16</c:v>
                </c:pt>
                <c:pt idx="125">
                  <c:v>20.149999999999999</c:v>
                </c:pt>
                <c:pt idx="126">
                  <c:v>21.22</c:v>
                </c:pt>
                <c:pt idx="127">
                  <c:v>22.38</c:v>
                </c:pt>
                <c:pt idx="128">
                  <c:v>23.610000000000031</c:v>
                </c:pt>
                <c:pt idx="129">
                  <c:v>24.95</c:v>
                </c:pt>
                <c:pt idx="130">
                  <c:v>26.38</c:v>
                </c:pt>
                <c:pt idx="131">
                  <c:v>27.74</c:v>
                </c:pt>
                <c:pt idx="132">
                  <c:v>28.979999999999986</c:v>
                </c:pt>
                <c:pt idx="133">
                  <c:v>30.150000000000031</c:v>
                </c:pt>
                <c:pt idx="134">
                  <c:v>31.279999999999987</c:v>
                </c:pt>
                <c:pt idx="135">
                  <c:v>32.06</c:v>
                </c:pt>
                <c:pt idx="136">
                  <c:v>32.92</c:v>
                </c:pt>
                <c:pt idx="137">
                  <c:v>33.790000000000013</c:v>
                </c:pt>
                <c:pt idx="138">
                  <c:v>34.65</c:v>
                </c:pt>
                <c:pt idx="139">
                  <c:v>36.620000000000012</c:v>
                </c:pt>
                <c:pt idx="140">
                  <c:v>34.49</c:v>
                </c:pt>
                <c:pt idx="141">
                  <c:v>32.290000000000013</c:v>
                </c:pt>
                <c:pt idx="142">
                  <c:v>29.88</c:v>
                </c:pt>
                <c:pt idx="143">
                  <c:v>27.32</c:v>
                </c:pt>
                <c:pt idx="144">
                  <c:v>24.630000000000031</c:v>
                </c:pt>
                <c:pt idx="145">
                  <c:v>21.759999999999987</c:v>
                </c:pt>
                <c:pt idx="146">
                  <c:v>21.07</c:v>
                </c:pt>
                <c:pt idx="147">
                  <c:v>21.62</c:v>
                </c:pt>
                <c:pt idx="148">
                  <c:v>22.7</c:v>
                </c:pt>
                <c:pt idx="149">
                  <c:v>24.05</c:v>
                </c:pt>
                <c:pt idx="150">
                  <c:v>25.479999999999986</c:v>
                </c:pt>
                <c:pt idx="151">
                  <c:v>26.56</c:v>
                </c:pt>
                <c:pt idx="152">
                  <c:v>27.88</c:v>
                </c:pt>
                <c:pt idx="153">
                  <c:v>29.43</c:v>
                </c:pt>
                <c:pt idx="154">
                  <c:v>30.939999999999987</c:v>
                </c:pt>
                <c:pt idx="155">
                  <c:v>32.449999999999996</c:v>
                </c:pt>
                <c:pt idx="156">
                  <c:v>33.99</c:v>
                </c:pt>
                <c:pt idx="157">
                  <c:v>35.630000000000003</c:v>
                </c:pt>
                <c:pt idx="158">
                  <c:v>37.370000000000005</c:v>
                </c:pt>
                <c:pt idx="159">
                  <c:v>39.120000000000012</c:v>
                </c:pt>
                <c:pt idx="160">
                  <c:v>40.910000000000004</c:v>
                </c:pt>
                <c:pt idx="161">
                  <c:v>42.74</c:v>
                </c:pt>
                <c:pt idx="162">
                  <c:v>44.59</c:v>
                </c:pt>
                <c:pt idx="163">
                  <c:v>46.52</c:v>
                </c:pt>
                <c:pt idx="164">
                  <c:v>48.25</c:v>
                </c:pt>
                <c:pt idx="165">
                  <c:v>50.02</c:v>
                </c:pt>
                <c:pt idx="166">
                  <c:v>51.839999999999996</c:v>
                </c:pt>
                <c:pt idx="167">
                  <c:v>53.720000000000013</c:v>
                </c:pt>
                <c:pt idx="168">
                  <c:v>58.120000000000012</c:v>
                </c:pt>
                <c:pt idx="169">
                  <c:v>62.63</c:v>
                </c:pt>
                <c:pt idx="170">
                  <c:v>65.48</c:v>
                </c:pt>
                <c:pt idx="171">
                  <c:v>68.14</c:v>
                </c:pt>
                <c:pt idx="172">
                  <c:v>70.72</c:v>
                </c:pt>
                <c:pt idx="173">
                  <c:v>72.069999999999993</c:v>
                </c:pt>
                <c:pt idx="174">
                  <c:v>73.42</c:v>
                </c:pt>
                <c:pt idx="175">
                  <c:v>74.66</c:v>
                </c:pt>
                <c:pt idx="176">
                  <c:v>75.989999999999995</c:v>
                </c:pt>
                <c:pt idx="177">
                  <c:v>77.260000000000005</c:v>
                </c:pt>
                <c:pt idx="178">
                  <c:v>78.58</c:v>
                </c:pt>
                <c:pt idx="179">
                  <c:v>79.89</c:v>
                </c:pt>
                <c:pt idx="180">
                  <c:v>81.19</c:v>
                </c:pt>
                <c:pt idx="181">
                  <c:v>82.5</c:v>
                </c:pt>
                <c:pt idx="182">
                  <c:v>83.78</c:v>
                </c:pt>
                <c:pt idx="183">
                  <c:v>82.990000000000023</c:v>
                </c:pt>
              </c:numCache>
            </c:numRef>
          </c:val>
        </c:ser>
        <c:marker val="1"/>
        <c:axId val="159167232"/>
        <c:axId val="159169152"/>
      </c:lineChart>
      <c:catAx>
        <c:axId val="159167232"/>
        <c:scaling>
          <c:orientation val="minMax"/>
        </c:scaling>
        <c:axPos val="b"/>
        <c:title>
          <c:tx>
            <c:rich>
              <a:bodyPr/>
              <a:lstStyle/>
              <a:p>
                <a:pPr>
                  <a:defRPr/>
                </a:pPr>
                <a:r>
                  <a:rPr lang="en-US" sz="1200"/>
                  <a:t>Turns</a:t>
                </a:r>
              </a:p>
            </c:rich>
          </c:tx>
          <c:layout>
            <c:manualLayout>
              <c:xMode val="edge"/>
              <c:yMode val="edge"/>
              <c:x val="0.88666767940181113"/>
              <c:y val="0.86593712076313045"/>
            </c:manualLayout>
          </c:layout>
        </c:title>
        <c:numFmt formatCode="General" sourceLinked="1"/>
        <c:tickLblPos val="nextTo"/>
        <c:crossAx val="159169152"/>
        <c:crossesAt val="0"/>
        <c:auto val="1"/>
        <c:lblAlgn val="ctr"/>
        <c:lblOffset val="50"/>
        <c:tickLblSkip val="5"/>
        <c:tickMarkSkip val="5"/>
      </c:catAx>
      <c:valAx>
        <c:axId val="159169152"/>
        <c:scaling>
          <c:orientation val="minMax"/>
          <c:max val="100"/>
          <c:min val="0"/>
        </c:scaling>
        <c:axPos val="l"/>
        <c:majorGridlines/>
        <c:numFmt formatCode="General" sourceLinked="1"/>
        <c:tickLblPos val="nextTo"/>
        <c:crossAx val="159167232"/>
        <c:crosses val="autoZero"/>
        <c:crossBetween val="between"/>
      </c:valAx>
    </c:plotArea>
    <c:legend>
      <c:legendPos val="r"/>
      <c:layout>
        <c:manualLayout>
          <c:xMode val="edge"/>
          <c:yMode val="edge"/>
          <c:x val="0.87854604991096219"/>
          <c:y val="0.22925154516975702"/>
          <c:w val="0.11196495936400233"/>
          <c:h val="0.56550390878559531"/>
        </c:manualLayout>
      </c:layout>
    </c:legend>
    <c:plotVisOnly val="1"/>
    <c:dispBlanksAs val="gap"/>
  </c:chart>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85011761792E-2"/>
          <c:y val="1.7436135153067123E-2"/>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'5CaR2.5AnEW'!$G$1:$G$49</c:f>
              <c:numCache>
                <c:formatCode>General</c:formatCode>
                <c:ptCount val="49"/>
                <c:pt idx="0">
                  <c:v>-14.33</c:v>
                </c:pt>
                <c:pt idx="1">
                  <c:v>-14.26</c:v>
                </c:pt>
                <c:pt idx="2">
                  <c:v>-14.02</c:v>
                </c:pt>
                <c:pt idx="3">
                  <c:v>-13.79</c:v>
                </c:pt>
                <c:pt idx="4">
                  <c:v>-13.56</c:v>
                </c:pt>
                <c:pt idx="5">
                  <c:v>-13.34</c:v>
                </c:pt>
                <c:pt idx="6">
                  <c:v>-13.129999999999999</c:v>
                </c:pt>
                <c:pt idx="7">
                  <c:v>-12.92</c:v>
                </c:pt>
                <c:pt idx="8">
                  <c:v>-12.719999999999999</c:v>
                </c:pt>
                <c:pt idx="9">
                  <c:v>-12.55</c:v>
                </c:pt>
                <c:pt idx="10">
                  <c:v>-12.33</c:v>
                </c:pt>
                <c:pt idx="11">
                  <c:v>-12.1</c:v>
                </c:pt>
                <c:pt idx="12">
                  <c:v>-11.88</c:v>
                </c:pt>
                <c:pt idx="13">
                  <c:v>-11.75</c:v>
                </c:pt>
                <c:pt idx="14">
                  <c:v>-11.48</c:v>
                </c:pt>
                <c:pt idx="15">
                  <c:v>-11.139999999999999</c:v>
                </c:pt>
                <c:pt idx="16">
                  <c:v>-10.739999999999998</c:v>
                </c:pt>
                <c:pt idx="17">
                  <c:v>-10.28</c:v>
                </c:pt>
                <c:pt idx="18">
                  <c:v>-9.75</c:v>
                </c:pt>
                <c:pt idx="19">
                  <c:v>-9.15</c:v>
                </c:pt>
                <c:pt idx="20">
                  <c:v>-8.7100000000000009</c:v>
                </c:pt>
                <c:pt idx="21">
                  <c:v>-8.6</c:v>
                </c:pt>
                <c:pt idx="22">
                  <c:v>-8.56</c:v>
                </c:pt>
                <c:pt idx="23">
                  <c:v>-8.39</c:v>
                </c:pt>
                <c:pt idx="24">
                  <c:v>-8.5</c:v>
                </c:pt>
                <c:pt idx="25">
                  <c:v>10.58</c:v>
                </c:pt>
                <c:pt idx="26">
                  <c:v>10.84</c:v>
                </c:pt>
                <c:pt idx="27">
                  <c:v>11.49</c:v>
                </c:pt>
                <c:pt idx="28">
                  <c:v>11.99</c:v>
                </c:pt>
                <c:pt idx="29">
                  <c:v>12.52</c:v>
                </c:pt>
                <c:pt idx="30">
                  <c:v>13.1</c:v>
                </c:pt>
                <c:pt idx="31">
                  <c:v>12.98</c:v>
                </c:pt>
                <c:pt idx="32">
                  <c:v>12.850000000000012</c:v>
                </c:pt>
                <c:pt idx="33">
                  <c:v>12.739999999999998</c:v>
                </c:pt>
                <c:pt idx="34">
                  <c:v>12.66</c:v>
                </c:pt>
                <c:pt idx="35">
                  <c:v>12.61</c:v>
                </c:pt>
                <c:pt idx="36">
                  <c:v>2.9499999999999997</c:v>
                </c:pt>
                <c:pt idx="37">
                  <c:v>2.9899999999999998</c:v>
                </c:pt>
                <c:pt idx="38">
                  <c:v>3.18</c:v>
                </c:pt>
                <c:pt idx="39">
                  <c:v>3.51</c:v>
                </c:pt>
                <c:pt idx="40">
                  <c:v>-22.3</c:v>
                </c:pt>
                <c:pt idx="41">
                  <c:v>-33.68</c:v>
                </c:pt>
                <c:pt idx="42">
                  <c:v>-85.179999999999978</c:v>
                </c:pt>
                <c:pt idx="43">
                  <c:v>-88.58</c:v>
                </c:pt>
                <c:pt idx="44">
                  <c:v>-87.66</c:v>
                </c:pt>
                <c:pt idx="45">
                  <c:v>-86.83</c:v>
                </c:pt>
                <c:pt idx="46">
                  <c:v>-86.05</c:v>
                </c:pt>
                <c:pt idx="47">
                  <c:v>-87.39</c:v>
                </c:pt>
                <c:pt idx="48">
                  <c:v>16.110000000000024</c:v>
                </c:pt>
              </c:numCache>
            </c:numRef>
          </c:val>
        </c:ser>
        <c:ser>
          <c:idx val="1"/>
          <c:order val="1"/>
          <c:tx>
            <c:v>Relation AC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'5CaR2.5AnEW'!$H$1:$H$49</c:f>
              <c:numCache>
                <c:formatCode>General</c:formatCode>
                <c:ptCount val="49"/>
                <c:pt idx="0">
                  <c:v>4.99</c:v>
                </c:pt>
                <c:pt idx="1">
                  <c:v>17.88</c:v>
                </c:pt>
                <c:pt idx="2">
                  <c:v>17.649999999999999</c:v>
                </c:pt>
                <c:pt idx="3">
                  <c:v>17.420000000000002</c:v>
                </c:pt>
                <c:pt idx="4">
                  <c:v>17.2</c:v>
                </c:pt>
                <c:pt idx="5">
                  <c:v>16.979999999999986</c:v>
                </c:pt>
                <c:pt idx="6">
                  <c:v>16.77</c:v>
                </c:pt>
                <c:pt idx="7">
                  <c:v>16.559999999999999</c:v>
                </c:pt>
                <c:pt idx="8">
                  <c:v>16.36</c:v>
                </c:pt>
                <c:pt idx="9">
                  <c:v>20.68</c:v>
                </c:pt>
                <c:pt idx="10">
                  <c:v>20.62</c:v>
                </c:pt>
                <c:pt idx="11">
                  <c:v>20.57</c:v>
                </c:pt>
                <c:pt idx="12">
                  <c:v>20.52</c:v>
                </c:pt>
                <c:pt idx="13">
                  <c:v>25.9</c:v>
                </c:pt>
                <c:pt idx="14">
                  <c:v>31.479999999999986</c:v>
                </c:pt>
                <c:pt idx="15">
                  <c:v>37.290000000000013</c:v>
                </c:pt>
                <c:pt idx="16">
                  <c:v>43.07</c:v>
                </c:pt>
                <c:pt idx="17">
                  <c:v>48.77</c:v>
                </c:pt>
                <c:pt idx="18">
                  <c:v>54.339999999999996</c:v>
                </c:pt>
                <c:pt idx="19">
                  <c:v>59.730000000000011</c:v>
                </c:pt>
                <c:pt idx="20">
                  <c:v>61.18</c:v>
                </c:pt>
                <c:pt idx="21">
                  <c:v>63.54</c:v>
                </c:pt>
                <c:pt idx="22">
                  <c:v>66.31</c:v>
                </c:pt>
                <c:pt idx="23">
                  <c:v>68.930000000000007</c:v>
                </c:pt>
                <c:pt idx="24">
                  <c:v>72.31</c:v>
                </c:pt>
                <c:pt idx="25">
                  <c:v>75.349999999999994</c:v>
                </c:pt>
                <c:pt idx="26">
                  <c:v>79.31</c:v>
                </c:pt>
                <c:pt idx="27">
                  <c:v>83.210000000000022</c:v>
                </c:pt>
                <c:pt idx="28">
                  <c:v>100</c:v>
                </c:pt>
                <c:pt idx="29">
                  <c:v>100</c:v>
                </c:pt>
                <c:pt idx="30">
                  <c:v>100</c:v>
                </c:pt>
                <c:pt idx="31">
                  <c:v>99.9</c:v>
                </c:pt>
                <c:pt idx="32">
                  <c:v>97.710000000000022</c:v>
                </c:pt>
                <c:pt idx="33">
                  <c:v>95.61999999999999</c:v>
                </c:pt>
                <c:pt idx="34">
                  <c:v>93.63</c:v>
                </c:pt>
                <c:pt idx="35">
                  <c:v>91.72</c:v>
                </c:pt>
                <c:pt idx="36">
                  <c:v>71.59</c:v>
                </c:pt>
                <c:pt idx="37">
                  <c:v>52.21</c:v>
                </c:pt>
                <c:pt idx="38">
                  <c:v>33.25</c:v>
                </c:pt>
                <c:pt idx="39">
                  <c:v>14.370000000000006</c:v>
                </c:pt>
                <c:pt idx="40">
                  <c:v>28.84</c:v>
                </c:pt>
                <c:pt idx="41">
                  <c:v>10.02</c:v>
                </c:pt>
                <c:pt idx="42">
                  <c:v>10.51</c:v>
                </c:pt>
                <c:pt idx="43">
                  <c:v>30.04</c:v>
                </c:pt>
                <c:pt idx="44">
                  <c:v>29.49</c:v>
                </c:pt>
                <c:pt idx="45">
                  <c:v>29.07</c:v>
                </c:pt>
                <c:pt idx="46">
                  <c:v>28.66</c:v>
                </c:pt>
                <c:pt idx="47">
                  <c:v>14.29</c:v>
                </c:pt>
                <c:pt idx="48">
                  <c:v>14.32</c:v>
                </c:pt>
              </c:numCache>
            </c:numRef>
          </c:val>
        </c:ser>
        <c:ser>
          <c:idx val="2"/>
          <c:order val="2"/>
          <c:tx>
            <c:v>Relation AD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'5CaR2.5AnEW'!$I$1:$I$49</c:f>
              <c:numCache>
                <c:formatCode>General</c:formatCode>
                <c:ptCount val="49"/>
                <c:pt idx="0">
                  <c:v>-7.75</c:v>
                </c:pt>
                <c:pt idx="1">
                  <c:v>-7.75</c:v>
                </c:pt>
                <c:pt idx="2">
                  <c:v>-7.6599999999999975</c:v>
                </c:pt>
                <c:pt idx="3">
                  <c:v>-7.58</c:v>
                </c:pt>
                <c:pt idx="4">
                  <c:v>-7.49</c:v>
                </c:pt>
                <c:pt idx="5">
                  <c:v>-7.42</c:v>
                </c:pt>
                <c:pt idx="6">
                  <c:v>-7.34</c:v>
                </c:pt>
                <c:pt idx="7">
                  <c:v>-7.2700000000000014</c:v>
                </c:pt>
                <c:pt idx="8">
                  <c:v>-7.2</c:v>
                </c:pt>
                <c:pt idx="9">
                  <c:v>-7.18</c:v>
                </c:pt>
                <c:pt idx="10">
                  <c:v>-7.17</c:v>
                </c:pt>
                <c:pt idx="11">
                  <c:v>-7.1599999999999975</c:v>
                </c:pt>
                <c:pt idx="12">
                  <c:v>-7.1499999999999995</c:v>
                </c:pt>
                <c:pt idx="13">
                  <c:v>-7.3</c:v>
                </c:pt>
                <c:pt idx="14">
                  <c:v>-7.4</c:v>
                </c:pt>
                <c:pt idx="15">
                  <c:v>-7.4700000000000024</c:v>
                </c:pt>
                <c:pt idx="16">
                  <c:v>-7.52</c:v>
                </c:pt>
                <c:pt idx="17">
                  <c:v>-7.55</c:v>
                </c:pt>
                <c:pt idx="18">
                  <c:v>-7.54</c:v>
                </c:pt>
                <c:pt idx="19">
                  <c:v>-7.51</c:v>
                </c:pt>
                <c:pt idx="20">
                  <c:v>-43.57</c:v>
                </c:pt>
                <c:pt idx="21">
                  <c:v>-83.03</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3"/>
          <c:order val="3"/>
          <c:tx>
            <c:v>Relation AE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'5CaR2.5AnEW'!$J$1:$J$49</c:f>
              <c:numCache>
                <c:formatCode>General</c:formatCode>
                <c:ptCount val="49"/>
                <c:pt idx="0">
                  <c:v>-1.1399999999999983</c:v>
                </c:pt>
                <c:pt idx="1">
                  <c:v>-1.1299999999999983</c:v>
                </c:pt>
                <c:pt idx="2">
                  <c:v>17.489999999999966</c:v>
                </c:pt>
                <c:pt idx="3">
                  <c:v>17.12</c:v>
                </c:pt>
                <c:pt idx="4">
                  <c:v>16.77</c:v>
                </c:pt>
                <c:pt idx="5">
                  <c:v>16.420000000000002</c:v>
                </c:pt>
                <c:pt idx="6">
                  <c:v>16.079999999999988</c:v>
                </c:pt>
                <c:pt idx="7">
                  <c:v>15.75</c:v>
                </c:pt>
                <c:pt idx="8">
                  <c:v>15.42</c:v>
                </c:pt>
                <c:pt idx="9">
                  <c:v>15.129999999999999</c:v>
                </c:pt>
                <c:pt idx="10">
                  <c:v>14.84</c:v>
                </c:pt>
                <c:pt idx="11">
                  <c:v>14.56</c:v>
                </c:pt>
                <c:pt idx="12">
                  <c:v>14.27</c:v>
                </c:pt>
                <c:pt idx="13">
                  <c:v>1.9700000000000015</c:v>
                </c:pt>
                <c:pt idx="14">
                  <c:v>14.34</c:v>
                </c:pt>
                <c:pt idx="15">
                  <c:v>14.42</c:v>
                </c:pt>
                <c:pt idx="16">
                  <c:v>14.450000000000006</c:v>
                </c:pt>
                <c:pt idx="17">
                  <c:v>14.41</c:v>
                </c:pt>
                <c:pt idx="18">
                  <c:v>14.31</c:v>
                </c:pt>
                <c:pt idx="19">
                  <c:v>14.15</c:v>
                </c:pt>
                <c:pt idx="20">
                  <c:v>13.850000000000012</c:v>
                </c:pt>
                <c:pt idx="21">
                  <c:v>13.860000000000012</c:v>
                </c:pt>
                <c:pt idx="22">
                  <c:v>14.02</c:v>
                </c:pt>
                <c:pt idx="23">
                  <c:v>14.15</c:v>
                </c:pt>
                <c:pt idx="24">
                  <c:v>-28.49</c:v>
                </c:pt>
                <c:pt idx="25">
                  <c:v>-29.5</c:v>
                </c:pt>
                <c:pt idx="26">
                  <c:v>-80.33</c:v>
                </c:pt>
                <c:pt idx="27">
                  <c:v>-85.92</c:v>
                </c:pt>
                <c:pt idx="28">
                  <c:v>-90.940000000000026</c:v>
                </c:pt>
                <c:pt idx="29">
                  <c:v>-96.26</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28.1</c:v>
                </c:pt>
                <c:pt idx="45">
                  <c:v>24.91</c:v>
                </c:pt>
                <c:pt idx="46">
                  <c:v>24.39</c:v>
                </c:pt>
                <c:pt idx="47">
                  <c:v>24.630000000000024</c:v>
                </c:pt>
                <c:pt idx="48">
                  <c:v>0</c:v>
                </c:pt>
              </c:numCache>
            </c:numRef>
          </c:val>
        </c:ser>
        <c:ser>
          <c:idx val="4"/>
          <c:order val="4"/>
          <c:tx>
            <c:v>Relation BC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'5CaR2.5AnEW'!$K$1:$K$49</c:f>
              <c:numCache>
                <c:formatCode>General</c:formatCode>
                <c:ptCount val="49"/>
                <c:pt idx="0">
                  <c:v>8.9500000000000028</c:v>
                </c:pt>
                <c:pt idx="1">
                  <c:v>17.73</c:v>
                </c:pt>
                <c:pt idx="2">
                  <c:v>17.350000000000001</c:v>
                </c:pt>
                <c:pt idx="3">
                  <c:v>16.979999999999986</c:v>
                </c:pt>
                <c:pt idx="4">
                  <c:v>16.62</c:v>
                </c:pt>
                <c:pt idx="5">
                  <c:v>16.260000000000002</c:v>
                </c:pt>
                <c:pt idx="6">
                  <c:v>15.92</c:v>
                </c:pt>
                <c:pt idx="7">
                  <c:v>15.58</c:v>
                </c:pt>
                <c:pt idx="8">
                  <c:v>15.25</c:v>
                </c:pt>
                <c:pt idx="9">
                  <c:v>5.8599999999999985</c:v>
                </c:pt>
                <c:pt idx="10">
                  <c:v>15.06</c:v>
                </c:pt>
                <c:pt idx="11">
                  <c:v>14.91</c:v>
                </c:pt>
                <c:pt idx="12">
                  <c:v>14.76</c:v>
                </c:pt>
                <c:pt idx="13">
                  <c:v>5.9300000000000024</c:v>
                </c:pt>
                <c:pt idx="14">
                  <c:v>6.45</c:v>
                </c:pt>
                <c:pt idx="15">
                  <c:v>7.02</c:v>
                </c:pt>
                <c:pt idx="16">
                  <c:v>7.6</c:v>
                </c:pt>
                <c:pt idx="17">
                  <c:v>8.120000000000001</c:v>
                </c:pt>
                <c:pt idx="18">
                  <c:v>8.6</c:v>
                </c:pt>
                <c:pt idx="19">
                  <c:v>9.0500000000000007</c:v>
                </c:pt>
                <c:pt idx="20">
                  <c:v>19.670000000000005</c:v>
                </c:pt>
                <c:pt idx="21">
                  <c:v>20.170000000000005</c:v>
                </c:pt>
                <c:pt idx="22">
                  <c:v>20.59</c:v>
                </c:pt>
                <c:pt idx="23">
                  <c:v>20.87</c:v>
                </c:pt>
                <c:pt idx="24">
                  <c:v>21.23</c:v>
                </c:pt>
                <c:pt idx="25">
                  <c:v>21.439999999999987</c:v>
                </c:pt>
                <c:pt idx="26">
                  <c:v>21.72</c:v>
                </c:pt>
                <c:pt idx="27">
                  <c:v>22.37</c:v>
                </c:pt>
                <c:pt idx="28">
                  <c:v>19.690000000000001</c:v>
                </c:pt>
                <c:pt idx="29">
                  <c:v>20.190000000000001</c:v>
                </c:pt>
                <c:pt idx="30">
                  <c:v>15.9</c:v>
                </c:pt>
                <c:pt idx="31">
                  <c:v>11.850000000000012</c:v>
                </c:pt>
                <c:pt idx="32">
                  <c:v>11.59</c:v>
                </c:pt>
                <c:pt idx="33">
                  <c:v>11.32</c:v>
                </c:pt>
                <c:pt idx="34">
                  <c:v>11.05</c:v>
                </c:pt>
                <c:pt idx="35">
                  <c:v>10.79</c:v>
                </c:pt>
                <c:pt idx="36">
                  <c:v>10.55</c:v>
                </c:pt>
                <c:pt idx="37">
                  <c:v>21.14</c:v>
                </c:pt>
                <c:pt idx="38">
                  <c:v>20.8</c:v>
                </c:pt>
                <c:pt idx="39">
                  <c:v>20.52</c:v>
                </c:pt>
                <c:pt idx="40">
                  <c:v>11.709999999999999</c:v>
                </c:pt>
                <c:pt idx="41">
                  <c:v>19.939999999999987</c:v>
                </c:pt>
                <c:pt idx="42">
                  <c:v>19.670000000000005</c:v>
                </c:pt>
                <c:pt idx="43">
                  <c:v>19.29</c:v>
                </c:pt>
                <c:pt idx="44">
                  <c:v>18.920000000000002</c:v>
                </c:pt>
                <c:pt idx="45">
                  <c:v>18.66</c:v>
                </c:pt>
                <c:pt idx="46">
                  <c:v>18.399999999999999</c:v>
                </c:pt>
                <c:pt idx="47">
                  <c:v>-40.57</c:v>
                </c:pt>
                <c:pt idx="48">
                  <c:v>18.86</c:v>
                </c:pt>
              </c:numCache>
            </c:numRef>
          </c:val>
        </c:ser>
        <c:ser>
          <c:idx val="5"/>
          <c:order val="5"/>
          <c:tx>
            <c:v>Relation BD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'5CaR2.5AnEW'!$L$1:$L$49</c:f>
              <c:numCache>
                <c:formatCode>General</c:formatCode>
                <c:ptCount val="49"/>
                <c:pt idx="0">
                  <c:v>-0.54</c:v>
                </c:pt>
                <c:pt idx="1">
                  <c:v>-0.54</c:v>
                </c:pt>
                <c:pt idx="2">
                  <c:v>17.5</c:v>
                </c:pt>
                <c:pt idx="3">
                  <c:v>17.16</c:v>
                </c:pt>
                <c:pt idx="4">
                  <c:v>16.829999999999988</c:v>
                </c:pt>
                <c:pt idx="5">
                  <c:v>16.52</c:v>
                </c:pt>
                <c:pt idx="6">
                  <c:v>16.21</c:v>
                </c:pt>
                <c:pt idx="7">
                  <c:v>15.91</c:v>
                </c:pt>
                <c:pt idx="8">
                  <c:v>15.62</c:v>
                </c:pt>
                <c:pt idx="9">
                  <c:v>15.54</c:v>
                </c:pt>
                <c:pt idx="10">
                  <c:v>15.41</c:v>
                </c:pt>
                <c:pt idx="11">
                  <c:v>15.28</c:v>
                </c:pt>
                <c:pt idx="12">
                  <c:v>15.15</c:v>
                </c:pt>
                <c:pt idx="13">
                  <c:v>15.46</c:v>
                </c:pt>
                <c:pt idx="14">
                  <c:v>15.709999999999999</c:v>
                </c:pt>
                <c:pt idx="15">
                  <c:v>15.950000000000006</c:v>
                </c:pt>
                <c:pt idx="16">
                  <c:v>16.170000000000005</c:v>
                </c:pt>
                <c:pt idx="17">
                  <c:v>16.37</c:v>
                </c:pt>
                <c:pt idx="18">
                  <c:v>16.55</c:v>
                </c:pt>
                <c:pt idx="19">
                  <c:v>16.72</c:v>
                </c:pt>
                <c:pt idx="20">
                  <c:v>11.29</c:v>
                </c:pt>
                <c:pt idx="21">
                  <c:v>-0.52</c:v>
                </c:pt>
                <c:pt idx="22">
                  <c:v>5.03</c:v>
                </c:pt>
                <c:pt idx="23">
                  <c:v>17.53</c:v>
                </c:pt>
                <c:pt idx="24">
                  <c:v>17.79</c:v>
                </c:pt>
                <c:pt idx="25">
                  <c:v>5.09</c:v>
                </c:pt>
                <c:pt idx="26">
                  <c:v>18.130000000000024</c:v>
                </c:pt>
                <c:pt idx="27">
                  <c:v>18.72</c:v>
                </c:pt>
                <c:pt idx="28">
                  <c:v>5.48</c:v>
                </c:pt>
                <c:pt idx="29">
                  <c:v>19.93</c:v>
                </c:pt>
                <c:pt idx="30">
                  <c:v>8.0500000000000007</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6"/>
          <c:order val="6"/>
          <c:tx>
            <c:v>Relation BE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'5CaR2.5AnEW'!$M$1:$M$49</c:f>
              <c:numCache>
                <c:formatCode>General</c:formatCode>
                <c:ptCount val="49"/>
                <c:pt idx="0">
                  <c:v>6.1899999999999995</c:v>
                </c:pt>
                <c:pt idx="1">
                  <c:v>17.7</c:v>
                </c:pt>
                <c:pt idx="2">
                  <c:v>17.190000000000001</c:v>
                </c:pt>
                <c:pt idx="3">
                  <c:v>16.68</c:v>
                </c:pt>
                <c:pt idx="4">
                  <c:v>16.190000000000001</c:v>
                </c:pt>
                <c:pt idx="5">
                  <c:v>15.709999999999999</c:v>
                </c:pt>
                <c:pt idx="6">
                  <c:v>15.229999999999999</c:v>
                </c:pt>
                <c:pt idx="7">
                  <c:v>14.77</c:v>
                </c:pt>
                <c:pt idx="8">
                  <c:v>14.31</c:v>
                </c:pt>
                <c:pt idx="9">
                  <c:v>13.97</c:v>
                </c:pt>
                <c:pt idx="10">
                  <c:v>13.58</c:v>
                </c:pt>
                <c:pt idx="11">
                  <c:v>13.19</c:v>
                </c:pt>
                <c:pt idx="12">
                  <c:v>12.8</c:v>
                </c:pt>
                <c:pt idx="13">
                  <c:v>3.96</c:v>
                </c:pt>
                <c:pt idx="14">
                  <c:v>12.860000000000012</c:v>
                </c:pt>
                <c:pt idx="15">
                  <c:v>13.01</c:v>
                </c:pt>
                <c:pt idx="16">
                  <c:v>13.139999999999999</c:v>
                </c:pt>
                <c:pt idx="17">
                  <c:v>13.25</c:v>
                </c:pt>
                <c:pt idx="18">
                  <c:v>13.34</c:v>
                </c:pt>
                <c:pt idx="19">
                  <c:v>13.42</c:v>
                </c:pt>
                <c:pt idx="20">
                  <c:v>13.04</c:v>
                </c:pt>
                <c:pt idx="21">
                  <c:v>12.75</c:v>
                </c:pt>
                <c:pt idx="22">
                  <c:v>12.41</c:v>
                </c:pt>
                <c:pt idx="23">
                  <c:v>11.94</c:v>
                </c:pt>
                <c:pt idx="24">
                  <c:v>-0.56999999999999995</c:v>
                </c:pt>
                <c:pt idx="25">
                  <c:v>11.56</c:v>
                </c:pt>
                <c:pt idx="26">
                  <c:v>-1.32</c:v>
                </c:pt>
                <c:pt idx="27">
                  <c:v>12.16</c:v>
                </c:pt>
                <c:pt idx="28">
                  <c:v>12.69</c:v>
                </c:pt>
                <c:pt idx="29">
                  <c:v>13.239999999999998</c:v>
                </c:pt>
                <c:pt idx="30">
                  <c:v>13.83</c:v>
                </c:pt>
                <c:pt idx="31">
                  <c:v>15.16</c:v>
                </c:pt>
                <c:pt idx="32">
                  <c:v>15.42</c:v>
                </c:pt>
                <c:pt idx="33">
                  <c:v>15.66</c:v>
                </c:pt>
                <c:pt idx="34">
                  <c:v>15.91</c:v>
                </c:pt>
                <c:pt idx="35">
                  <c:v>16.16</c:v>
                </c:pt>
                <c:pt idx="36">
                  <c:v>16.399999999999999</c:v>
                </c:pt>
                <c:pt idx="37">
                  <c:v>16.66</c:v>
                </c:pt>
                <c:pt idx="38">
                  <c:v>16.93</c:v>
                </c:pt>
                <c:pt idx="39">
                  <c:v>17.22</c:v>
                </c:pt>
                <c:pt idx="40">
                  <c:v>78.06</c:v>
                </c:pt>
                <c:pt idx="41">
                  <c:v>78.97</c:v>
                </c:pt>
                <c:pt idx="42">
                  <c:v>79.910000000000025</c:v>
                </c:pt>
                <c:pt idx="43">
                  <c:v>80.900000000000006</c:v>
                </c:pt>
                <c:pt idx="44">
                  <c:v>78.59</c:v>
                </c:pt>
                <c:pt idx="45">
                  <c:v>97.6</c:v>
                </c:pt>
                <c:pt idx="46">
                  <c:v>95.22</c:v>
                </c:pt>
                <c:pt idx="47">
                  <c:v>98.48</c:v>
                </c:pt>
                <c:pt idx="48">
                  <c:v>0</c:v>
                </c:pt>
              </c:numCache>
            </c:numRef>
          </c:val>
        </c:ser>
        <c:ser>
          <c:idx val="7"/>
          <c:order val="7"/>
          <c:tx>
            <c:v>Relation CD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'5CaR2.5AnEW'!$N$1:$N$49</c:f>
              <c:numCache>
                <c:formatCode>General</c:formatCode>
                <c:ptCount val="49"/>
                <c:pt idx="0">
                  <c:v>-5.3599999999999985</c:v>
                </c:pt>
                <c:pt idx="1">
                  <c:v>-5.3</c:v>
                </c:pt>
                <c:pt idx="2">
                  <c:v>-5.22</c:v>
                </c:pt>
                <c:pt idx="3">
                  <c:v>-5.14</c:v>
                </c:pt>
                <c:pt idx="4">
                  <c:v>-5.0599999999999996</c:v>
                </c:pt>
                <c:pt idx="5">
                  <c:v>-4.9800000000000004</c:v>
                </c:pt>
                <c:pt idx="6">
                  <c:v>-4.9000000000000004</c:v>
                </c:pt>
                <c:pt idx="7">
                  <c:v>-4.83</c:v>
                </c:pt>
                <c:pt idx="8">
                  <c:v>-4.76</c:v>
                </c:pt>
                <c:pt idx="9">
                  <c:v>-30.03</c:v>
                </c:pt>
                <c:pt idx="10">
                  <c:v>-30.21</c:v>
                </c:pt>
                <c:pt idx="11">
                  <c:v>-30.4</c:v>
                </c:pt>
                <c:pt idx="12">
                  <c:v>-30.62</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8"/>
          <c:order val="8"/>
          <c:tx>
            <c:v>Relation CE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'5CaR2.5AnEW'!$O$1:$O$49</c:f>
              <c:numCache>
                <c:formatCode>General</c:formatCode>
                <c:ptCount val="49"/>
                <c:pt idx="0">
                  <c:v>-5</c:v>
                </c:pt>
                <c:pt idx="1">
                  <c:v>-4.91</c:v>
                </c:pt>
                <c:pt idx="2">
                  <c:v>-4.79</c:v>
                </c:pt>
                <c:pt idx="3">
                  <c:v>-4.6599999999999975</c:v>
                </c:pt>
                <c:pt idx="4">
                  <c:v>-4.54</c:v>
                </c:pt>
                <c:pt idx="5">
                  <c:v>-4.4300000000000024</c:v>
                </c:pt>
                <c:pt idx="6">
                  <c:v>-4.3099999999999996</c:v>
                </c:pt>
                <c:pt idx="7">
                  <c:v>-4.1899999999999995</c:v>
                </c:pt>
                <c:pt idx="8">
                  <c:v>-4.08</c:v>
                </c:pt>
                <c:pt idx="9">
                  <c:v>-13.02</c:v>
                </c:pt>
                <c:pt idx="10">
                  <c:v>-12.870000000000006</c:v>
                </c:pt>
                <c:pt idx="11">
                  <c:v>-12.729999999999999</c:v>
                </c:pt>
                <c:pt idx="12">
                  <c:v>-12.6</c:v>
                </c:pt>
                <c:pt idx="13">
                  <c:v>-61.06</c:v>
                </c:pt>
                <c:pt idx="14">
                  <c:v>-87.14</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33.08</c:v>
                </c:pt>
                <c:pt idx="33">
                  <c:v>32.790000000000013</c:v>
                </c:pt>
                <c:pt idx="34">
                  <c:v>32.49</c:v>
                </c:pt>
                <c:pt idx="35">
                  <c:v>32.190000000000012</c:v>
                </c:pt>
                <c:pt idx="36">
                  <c:v>31.97</c:v>
                </c:pt>
                <c:pt idx="37">
                  <c:v>31.810000000000024</c:v>
                </c:pt>
                <c:pt idx="38">
                  <c:v>31.73</c:v>
                </c:pt>
                <c:pt idx="39">
                  <c:v>31.74</c:v>
                </c:pt>
                <c:pt idx="40">
                  <c:v>31.6</c:v>
                </c:pt>
                <c:pt idx="41">
                  <c:v>31.55</c:v>
                </c:pt>
                <c:pt idx="42">
                  <c:v>31.49</c:v>
                </c:pt>
                <c:pt idx="43">
                  <c:v>31.330000000000005</c:v>
                </c:pt>
                <c:pt idx="44">
                  <c:v>30.45</c:v>
                </c:pt>
                <c:pt idx="45">
                  <c:v>12.47</c:v>
                </c:pt>
                <c:pt idx="46">
                  <c:v>12.18</c:v>
                </c:pt>
                <c:pt idx="47">
                  <c:v>-100</c:v>
                </c:pt>
                <c:pt idx="48">
                  <c:v>0</c:v>
                </c:pt>
              </c:numCache>
            </c:numRef>
          </c:val>
        </c:ser>
        <c:ser>
          <c:idx val="9"/>
          <c:order val="9"/>
          <c:tx>
            <c:v>Relation DE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'5CaR2.5AnEW'!$P$1:$P$49</c:f>
              <c:numCache>
                <c:formatCode>General</c:formatCode>
                <c:ptCount val="49"/>
                <c:pt idx="0">
                  <c:v>0.85000000000000064</c:v>
                </c:pt>
                <c:pt idx="1">
                  <c:v>17.8</c:v>
                </c:pt>
                <c:pt idx="2">
                  <c:v>17.38</c:v>
                </c:pt>
                <c:pt idx="3">
                  <c:v>16.97</c:v>
                </c:pt>
                <c:pt idx="4">
                  <c:v>16.57</c:v>
                </c:pt>
                <c:pt idx="5">
                  <c:v>16.18</c:v>
                </c:pt>
                <c:pt idx="6">
                  <c:v>15.8</c:v>
                </c:pt>
                <c:pt idx="7">
                  <c:v>15.43</c:v>
                </c:pt>
                <c:pt idx="8">
                  <c:v>15.06</c:v>
                </c:pt>
                <c:pt idx="9">
                  <c:v>14.91</c:v>
                </c:pt>
                <c:pt idx="10">
                  <c:v>14.76</c:v>
                </c:pt>
                <c:pt idx="11">
                  <c:v>14.629999999999999</c:v>
                </c:pt>
                <c:pt idx="12">
                  <c:v>14.5</c:v>
                </c:pt>
                <c:pt idx="13">
                  <c:v>34.090000000000003</c:v>
                </c:pt>
                <c:pt idx="14">
                  <c:v>35.44</c:v>
                </c:pt>
                <c:pt idx="15">
                  <c:v>37.120000000000012</c:v>
                </c:pt>
                <c:pt idx="16">
                  <c:v>38.82</c:v>
                </c:pt>
                <c:pt idx="17">
                  <c:v>40.520000000000003</c:v>
                </c:pt>
                <c:pt idx="18">
                  <c:v>42.220000000000013</c:v>
                </c:pt>
                <c:pt idx="19">
                  <c:v>43.91</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marker val="1"/>
        <c:axId val="61008896"/>
        <c:axId val="61064320"/>
      </c:lineChart>
      <c:catAx>
        <c:axId val="61008896"/>
        <c:scaling>
          <c:orientation val="minMax"/>
        </c:scaling>
        <c:axPos val="b"/>
        <c:title>
          <c:tx>
            <c:rich>
              <a:bodyPr/>
              <a:lstStyle/>
              <a:p>
                <a:pPr>
                  <a:defRPr/>
                </a:pPr>
                <a:r>
                  <a:rPr lang="en-US" sz="1200"/>
                  <a:t>Turns</a:t>
                </a:r>
              </a:p>
            </c:rich>
          </c:tx>
          <c:layout>
            <c:manualLayout>
              <c:xMode val="edge"/>
              <c:yMode val="edge"/>
              <c:x val="0.9017121068335513"/>
              <c:y val="0.47710744677094741"/>
            </c:manualLayout>
          </c:layout>
        </c:title>
        <c:numFmt formatCode="General" sourceLinked="1"/>
        <c:tickLblPos val="nextTo"/>
        <c:crossAx val="61064320"/>
        <c:crossesAt val="0"/>
        <c:auto val="1"/>
        <c:lblAlgn val="ctr"/>
        <c:lblOffset val="50"/>
        <c:tickLblSkip val="5"/>
        <c:tickMarkSkip val="5"/>
      </c:catAx>
      <c:valAx>
        <c:axId val="61064320"/>
        <c:scaling>
          <c:orientation val="minMax"/>
          <c:max val="100"/>
          <c:min val="-100"/>
        </c:scaling>
        <c:axPos val="l"/>
        <c:majorGridlines/>
        <c:numFmt formatCode="General" sourceLinked="1"/>
        <c:tickLblPos val="nextTo"/>
        <c:crossAx val="61008896"/>
        <c:crosses val="autoZero"/>
        <c:crossBetween val="between"/>
      </c:valAx>
    </c:plotArea>
    <c:legend>
      <c:legendPos val="r"/>
      <c:layout>
        <c:manualLayout>
          <c:xMode val="edge"/>
          <c:yMode val="edge"/>
          <c:x val="6.9652009216422422E-2"/>
          <c:y val="0.91102479496728628"/>
          <c:w val="0.79627225174294225"/>
          <c:h val="8.6835596048478708E-2"/>
        </c:manualLayout>
      </c:layout>
    </c:legend>
    <c:plotVisOnly val="1"/>
    <c:dispBlanksAs val="gap"/>
  </c:chart>
  <c:externalData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81033560189E-2"/>
          <c:y val="7.7234176029667111E-3"/>
        </c:manualLayout>
      </c:layout>
    </c:title>
    <c:plotArea>
      <c:layout>
        <c:manualLayout>
          <c:layoutTarget val="inner"/>
          <c:xMode val="edge"/>
          <c:yMode val="edge"/>
          <c:x val="4.8143460215336324E-2"/>
          <c:y val="8.5586622713375596E-2"/>
          <c:w val="0.81696353489794205"/>
          <c:h val="0.83141908779840701"/>
        </c:manualLayout>
      </c:layout>
      <c:lineChart>
        <c:grouping val="standard"/>
        <c:ser>
          <c:idx val="0"/>
          <c:order val="0"/>
          <c:tx>
            <c:v>Clan A</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'5CaR2.5AnEW'!$B$1:$B$49</c:f>
              <c:numCache>
                <c:formatCode>General</c:formatCode>
                <c:ptCount val="49"/>
                <c:pt idx="0">
                  <c:v>30</c:v>
                </c:pt>
                <c:pt idx="1">
                  <c:v>30.110000000000024</c:v>
                </c:pt>
                <c:pt idx="2">
                  <c:v>29.85</c:v>
                </c:pt>
                <c:pt idx="3">
                  <c:v>29.6</c:v>
                </c:pt>
                <c:pt idx="4">
                  <c:v>29.36</c:v>
                </c:pt>
                <c:pt idx="5">
                  <c:v>29.130000000000024</c:v>
                </c:pt>
                <c:pt idx="6">
                  <c:v>28.91</c:v>
                </c:pt>
                <c:pt idx="7">
                  <c:v>28.69</c:v>
                </c:pt>
                <c:pt idx="8">
                  <c:v>28.49</c:v>
                </c:pt>
                <c:pt idx="9">
                  <c:v>28.19</c:v>
                </c:pt>
                <c:pt idx="10">
                  <c:v>27.9</c:v>
                </c:pt>
                <c:pt idx="11">
                  <c:v>27.610000000000024</c:v>
                </c:pt>
                <c:pt idx="12">
                  <c:v>27.32</c:v>
                </c:pt>
                <c:pt idx="13">
                  <c:v>27.09</c:v>
                </c:pt>
                <c:pt idx="14">
                  <c:v>26.479999999999986</c:v>
                </c:pt>
                <c:pt idx="15">
                  <c:v>25.68</c:v>
                </c:pt>
                <c:pt idx="16">
                  <c:v>24.67</c:v>
                </c:pt>
                <c:pt idx="17">
                  <c:v>23.459999999999987</c:v>
                </c:pt>
                <c:pt idx="18">
                  <c:v>22.03</c:v>
                </c:pt>
                <c:pt idx="19">
                  <c:v>20.37</c:v>
                </c:pt>
                <c:pt idx="20">
                  <c:v>19.59</c:v>
                </c:pt>
                <c:pt idx="21">
                  <c:v>19.829999999999988</c:v>
                </c:pt>
                <c:pt idx="22">
                  <c:v>20.59</c:v>
                </c:pt>
                <c:pt idx="23">
                  <c:v>21.25</c:v>
                </c:pt>
                <c:pt idx="24">
                  <c:v>22.759999999999987</c:v>
                </c:pt>
                <c:pt idx="25">
                  <c:v>23.93</c:v>
                </c:pt>
                <c:pt idx="26">
                  <c:v>26.12</c:v>
                </c:pt>
                <c:pt idx="27">
                  <c:v>28.29</c:v>
                </c:pt>
                <c:pt idx="28">
                  <c:v>29.959999999999987</c:v>
                </c:pt>
                <c:pt idx="29">
                  <c:v>31.75</c:v>
                </c:pt>
                <c:pt idx="30">
                  <c:v>33.65</c:v>
                </c:pt>
                <c:pt idx="31">
                  <c:v>33.28</c:v>
                </c:pt>
                <c:pt idx="32">
                  <c:v>32.82</c:v>
                </c:pt>
                <c:pt idx="33">
                  <c:v>32.46</c:v>
                </c:pt>
                <c:pt idx="34">
                  <c:v>32.200000000000003</c:v>
                </c:pt>
                <c:pt idx="35">
                  <c:v>32.04</c:v>
                </c:pt>
                <c:pt idx="36">
                  <c:v>32.54</c:v>
                </c:pt>
                <c:pt idx="37">
                  <c:v>33.56</c:v>
                </c:pt>
                <c:pt idx="38">
                  <c:v>35.08</c:v>
                </c:pt>
                <c:pt idx="39">
                  <c:v>37.050000000000004</c:v>
                </c:pt>
                <c:pt idx="40">
                  <c:v>38.82</c:v>
                </c:pt>
                <c:pt idx="41">
                  <c:v>41.08</c:v>
                </c:pt>
                <c:pt idx="42">
                  <c:v>43.67</c:v>
                </c:pt>
                <c:pt idx="43">
                  <c:v>45.809999999999995</c:v>
                </c:pt>
                <c:pt idx="44">
                  <c:v>45.24</c:v>
                </c:pt>
                <c:pt idx="45">
                  <c:v>44.71</c:v>
                </c:pt>
                <c:pt idx="46">
                  <c:v>44.220000000000013</c:v>
                </c:pt>
                <c:pt idx="47">
                  <c:v>44.11</c:v>
                </c:pt>
                <c:pt idx="48">
                  <c:v>43.690000000000012</c:v>
                </c:pt>
              </c:numCache>
            </c:numRef>
          </c:val>
        </c:ser>
        <c:ser>
          <c:idx val="1"/>
          <c:order val="1"/>
          <c:tx>
            <c:v>Clan 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'5CaR2.5AnEW'!$C$1:$C$49</c:f>
              <c:numCache>
                <c:formatCode>General</c:formatCode>
                <c:ptCount val="49"/>
                <c:pt idx="0">
                  <c:v>30</c:v>
                </c:pt>
                <c:pt idx="1">
                  <c:v>29.6</c:v>
                </c:pt>
                <c:pt idx="2">
                  <c:v>28.85</c:v>
                </c:pt>
                <c:pt idx="3">
                  <c:v>28.130000000000024</c:v>
                </c:pt>
                <c:pt idx="4">
                  <c:v>27.419999999999987</c:v>
                </c:pt>
                <c:pt idx="5">
                  <c:v>26.74</c:v>
                </c:pt>
                <c:pt idx="6">
                  <c:v>26.07</c:v>
                </c:pt>
                <c:pt idx="7">
                  <c:v>25.419999999999987</c:v>
                </c:pt>
                <c:pt idx="8">
                  <c:v>24.79</c:v>
                </c:pt>
                <c:pt idx="9">
                  <c:v>24.34</c:v>
                </c:pt>
                <c:pt idx="10">
                  <c:v>23.7</c:v>
                </c:pt>
                <c:pt idx="11">
                  <c:v>23.07</c:v>
                </c:pt>
                <c:pt idx="12">
                  <c:v>22.43</c:v>
                </c:pt>
                <c:pt idx="13">
                  <c:v>22.110000000000024</c:v>
                </c:pt>
                <c:pt idx="14">
                  <c:v>21.57</c:v>
                </c:pt>
                <c:pt idx="15">
                  <c:v>20.97</c:v>
                </c:pt>
                <c:pt idx="16">
                  <c:v>20.3</c:v>
                </c:pt>
                <c:pt idx="17">
                  <c:v>19.579999999999988</c:v>
                </c:pt>
                <c:pt idx="18">
                  <c:v>18.79</c:v>
                </c:pt>
                <c:pt idx="19">
                  <c:v>17.93</c:v>
                </c:pt>
                <c:pt idx="20">
                  <c:v>16.89</c:v>
                </c:pt>
                <c:pt idx="21">
                  <c:v>16.149999999999999</c:v>
                </c:pt>
                <c:pt idx="22">
                  <c:v>15.229999999999999</c:v>
                </c:pt>
                <c:pt idx="23">
                  <c:v>13.89</c:v>
                </c:pt>
                <c:pt idx="24">
                  <c:v>12.84</c:v>
                </c:pt>
                <c:pt idx="25">
                  <c:v>11.33</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10.950000000000006</c:v>
                </c:pt>
                <c:pt idx="48">
                  <c:v>10</c:v>
                </c:pt>
              </c:numCache>
            </c:numRef>
          </c:val>
        </c:ser>
        <c:ser>
          <c:idx val="2"/>
          <c:order val="2"/>
          <c:tx>
            <c:v>Clan 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'5CaR2.5AnEW'!$D$1:$D$49</c:f>
              <c:numCache>
                <c:formatCode>General</c:formatCode>
                <c:ptCount val="49"/>
                <c:pt idx="0">
                  <c:v>30</c:v>
                </c:pt>
                <c:pt idx="1">
                  <c:v>29.49</c:v>
                </c:pt>
                <c:pt idx="2">
                  <c:v>28.97</c:v>
                </c:pt>
                <c:pt idx="3">
                  <c:v>28.47</c:v>
                </c:pt>
                <c:pt idx="4">
                  <c:v>27.97</c:v>
                </c:pt>
                <c:pt idx="5">
                  <c:v>27.479999999999986</c:v>
                </c:pt>
                <c:pt idx="6">
                  <c:v>26.99</c:v>
                </c:pt>
                <c:pt idx="7">
                  <c:v>26.52</c:v>
                </c:pt>
                <c:pt idx="8">
                  <c:v>26.04</c:v>
                </c:pt>
                <c:pt idx="9">
                  <c:v>26.35</c:v>
                </c:pt>
                <c:pt idx="10">
                  <c:v>26.479999999999986</c:v>
                </c:pt>
                <c:pt idx="11">
                  <c:v>26.62</c:v>
                </c:pt>
                <c:pt idx="12">
                  <c:v>26.779999999999987</c:v>
                </c:pt>
                <c:pt idx="13">
                  <c:v>29.39</c:v>
                </c:pt>
                <c:pt idx="14">
                  <c:v>32.25</c:v>
                </c:pt>
                <c:pt idx="15">
                  <c:v>35.300000000000004</c:v>
                </c:pt>
                <c:pt idx="16">
                  <c:v>38.190000000000012</c:v>
                </c:pt>
                <c:pt idx="17">
                  <c:v>40.97</c:v>
                </c:pt>
                <c:pt idx="18">
                  <c:v>43.660000000000011</c:v>
                </c:pt>
                <c:pt idx="19">
                  <c:v>46.290000000000013</c:v>
                </c:pt>
                <c:pt idx="20">
                  <c:v>48.690000000000012</c:v>
                </c:pt>
                <c:pt idx="21">
                  <c:v>51.07</c:v>
                </c:pt>
                <c:pt idx="22">
                  <c:v>53.4</c:v>
                </c:pt>
                <c:pt idx="23">
                  <c:v>55.67</c:v>
                </c:pt>
                <c:pt idx="24">
                  <c:v>57.94</c:v>
                </c:pt>
                <c:pt idx="25">
                  <c:v>60.15</c:v>
                </c:pt>
                <c:pt idx="26">
                  <c:v>62.39</c:v>
                </c:pt>
                <c:pt idx="27">
                  <c:v>64.569999999999993</c:v>
                </c:pt>
                <c:pt idx="28">
                  <c:v>66.52</c:v>
                </c:pt>
                <c:pt idx="29">
                  <c:v>68.47</c:v>
                </c:pt>
                <c:pt idx="30">
                  <c:v>70.45</c:v>
                </c:pt>
                <c:pt idx="31">
                  <c:v>70.72</c:v>
                </c:pt>
                <c:pt idx="32">
                  <c:v>68.900000000000006</c:v>
                </c:pt>
                <c:pt idx="33">
                  <c:v>67.08</c:v>
                </c:pt>
                <c:pt idx="34">
                  <c:v>65.260000000000005</c:v>
                </c:pt>
                <c:pt idx="35">
                  <c:v>63.449999999999996</c:v>
                </c:pt>
                <c:pt idx="36">
                  <c:v>61.87</c:v>
                </c:pt>
                <c:pt idx="37">
                  <c:v>60.48</c:v>
                </c:pt>
                <c:pt idx="38">
                  <c:v>59.32</c:v>
                </c:pt>
                <c:pt idx="39">
                  <c:v>58.42</c:v>
                </c:pt>
                <c:pt idx="40">
                  <c:v>57.32</c:v>
                </c:pt>
                <c:pt idx="41">
                  <c:v>56.46</c:v>
                </c:pt>
                <c:pt idx="42">
                  <c:v>55.57</c:v>
                </c:pt>
                <c:pt idx="43">
                  <c:v>54.309999999999995</c:v>
                </c:pt>
                <c:pt idx="44">
                  <c:v>53.08</c:v>
                </c:pt>
                <c:pt idx="45">
                  <c:v>52.190000000000012</c:v>
                </c:pt>
                <c:pt idx="46">
                  <c:v>51.32</c:v>
                </c:pt>
                <c:pt idx="47">
                  <c:v>53.27</c:v>
                </c:pt>
                <c:pt idx="48">
                  <c:v>52.879999999999995</c:v>
                </c:pt>
              </c:numCache>
            </c:numRef>
          </c:val>
        </c:ser>
        <c:ser>
          <c:idx val="3"/>
          <c:order val="3"/>
          <c:tx>
            <c:v>Clan 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'5CaR2.5AnEW'!$E$1:$E$49</c:f>
              <c:numCache>
                <c:formatCode>General</c:formatCode>
                <c:ptCount val="49"/>
                <c:pt idx="0">
                  <c:v>30</c:v>
                </c:pt>
                <c:pt idx="1">
                  <c:v>29.919999999999987</c:v>
                </c:pt>
                <c:pt idx="2">
                  <c:v>29.5</c:v>
                </c:pt>
                <c:pt idx="3">
                  <c:v>29.09</c:v>
                </c:pt>
                <c:pt idx="4">
                  <c:v>28.69</c:v>
                </c:pt>
                <c:pt idx="5">
                  <c:v>28.32</c:v>
                </c:pt>
                <c:pt idx="6">
                  <c:v>27.959999999999987</c:v>
                </c:pt>
                <c:pt idx="7">
                  <c:v>27.610000000000024</c:v>
                </c:pt>
                <c:pt idx="8">
                  <c:v>27.279999999999987</c:v>
                </c:pt>
                <c:pt idx="9">
                  <c:v>27.459999999999987</c:v>
                </c:pt>
                <c:pt idx="10">
                  <c:v>27.650000000000023</c:v>
                </c:pt>
                <c:pt idx="11">
                  <c:v>27.86</c:v>
                </c:pt>
                <c:pt idx="12">
                  <c:v>28.08</c:v>
                </c:pt>
                <c:pt idx="13">
                  <c:v>29.43</c:v>
                </c:pt>
                <c:pt idx="14">
                  <c:v>30.810000000000024</c:v>
                </c:pt>
                <c:pt idx="15">
                  <c:v>32.200000000000003</c:v>
                </c:pt>
                <c:pt idx="16">
                  <c:v>33.6</c:v>
                </c:pt>
                <c:pt idx="17">
                  <c:v>35</c:v>
                </c:pt>
                <c:pt idx="18">
                  <c:v>36.39</c:v>
                </c:pt>
                <c:pt idx="19">
                  <c:v>37.78</c:v>
                </c:pt>
                <c:pt idx="20">
                  <c:v>38.86</c:v>
                </c:pt>
                <c:pt idx="21">
                  <c:v>40.620000000000012</c:v>
                </c:pt>
                <c:pt idx="22">
                  <c:v>42.620000000000012</c:v>
                </c:pt>
                <c:pt idx="23">
                  <c:v>44.54</c:v>
                </c:pt>
                <c:pt idx="24">
                  <c:v>46.449999999999996</c:v>
                </c:pt>
                <c:pt idx="25">
                  <c:v>48.51</c:v>
                </c:pt>
                <c:pt idx="26">
                  <c:v>50.44</c:v>
                </c:pt>
                <c:pt idx="27">
                  <c:v>52.42</c:v>
                </c:pt>
                <c:pt idx="28">
                  <c:v>54.46</c:v>
                </c:pt>
                <c:pt idx="29">
                  <c:v>56.42</c:v>
                </c:pt>
                <c:pt idx="30">
                  <c:v>58.44</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4"/>
          <c:order val="4"/>
          <c:tx>
            <c:v>Clan 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'5CaR2.5AnEW'!$F$1:$F$49</c:f>
              <c:numCache>
                <c:formatCode>General</c:formatCode>
                <c:ptCount val="49"/>
                <c:pt idx="0">
                  <c:v>30</c:v>
                </c:pt>
                <c:pt idx="1">
                  <c:v>29.41</c:v>
                </c:pt>
                <c:pt idx="2">
                  <c:v>28.439999999999987</c:v>
                </c:pt>
                <c:pt idx="3">
                  <c:v>27.479999999999986</c:v>
                </c:pt>
                <c:pt idx="4">
                  <c:v>26.54</c:v>
                </c:pt>
                <c:pt idx="5">
                  <c:v>25.62</c:v>
                </c:pt>
                <c:pt idx="6">
                  <c:v>24.71</c:v>
                </c:pt>
                <c:pt idx="7">
                  <c:v>23.810000000000024</c:v>
                </c:pt>
                <c:pt idx="8">
                  <c:v>22.919999999999987</c:v>
                </c:pt>
                <c:pt idx="9">
                  <c:v>22.24</c:v>
                </c:pt>
                <c:pt idx="10">
                  <c:v>21.57</c:v>
                </c:pt>
                <c:pt idx="11">
                  <c:v>20.91</c:v>
                </c:pt>
                <c:pt idx="12">
                  <c:v>20.25</c:v>
                </c:pt>
                <c:pt idx="13">
                  <c:v>20.71</c:v>
                </c:pt>
                <c:pt idx="14">
                  <c:v>21.310000000000024</c:v>
                </c:pt>
                <c:pt idx="15">
                  <c:v>22.39</c:v>
                </c:pt>
                <c:pt idx="16">
                  <c:v>23.49</c:v>
                </c:pt>
                <c:pt idx="17">
                  <c:v>24.58</c:v>
                </c:pt>
                <c:pt idx="18">
                  <c:v>25.68</c:v>
                </c:pt>
                <c:pt idx="19">
                  <c:v>26.79</c:v>
                </c:pt>
                <c:pt idx="20">
                  <c:v>26.56</c:v>
                </c:pt>
                <c:pt idx="21">
                  <c:v>26.35</c:v>
                </c:pt>
                <c:pt idx="22">
                  <c:v>26.130000000000024</c:v>
                </c:pt>
                <c:pt idx="23">
                  <c:v>25.91</c:v>
                </c:pt>
                <c:pt idx="24">
                  <c:v>26.630000000000024</c:v>
                </c:pt>
                <c:pt idx="25">
                  <c:v>27.21</c:v>
                </c:pt>
                <c:pt idx="26">
                  <c:v>28.87</c:v>
                </c:pt>
                <c:pt idx="27">
                  <c:v>30.53</c:v>
                </c:pt>
                <c:pt idx="28">
                  <c:v>32.290000000000013</c:v>
                </c:pt>
                <c:pt idx="29">
                  <c:v>34.15</c:v>
                </c:pt>
                <c:pt idx="30">
                  <c:v>36.11</c:v>
                </c:pt>
                <c:pt idx="31">
                  <c:v>40.550000000000004</c:v>
                </c:pt>
                <c:pt idx="32">
                  <c:v>41.39</c:v>
                </c:pt>
                <c:pt idx="33">
                  <c:v>42.21</c:v>
                </c:pt>
                <c:pt idx="34">
                  <c:v>43.03</c:v>
                </c:pt>
                <c:pt idx="35">
                  <c:v>43.849999999999994</c:v>
                </c:pt>
                <c:pt idx="36">
                  <c:v>44.68</c:v>
                </c:pt>
                <c:pt idx="37">
                  <c:v>45.55</c:v>
                </c:pt>
                <c:pt idx="38">
                  <c:v>46.449999999999996</c:v>
                </c:pt>
                <c:pt idx="39">
                  <c:v>47.4</c:v>
                </c:pt>
                <c:pt idx="40">
                  <c:v>48.02</c:v>
                </c:pt>
                <c:pt idx="41">
                  <c:v>48.7</c:v>
                </c:pt>
                <c:pt idx="42">
                  <c:v>49.4</c:v>
                </c:pt>
                <c:pt idx="43">
                  <c:v>50.14</c:v>
                </c:pt>
                <c:pt idx="44">
                  <c:v>48.42</c:v>
                </c:pt>
                <c:pt idx="45">
                  <c:v>47.02</c:v>
                </c:pt>
                <c:pt idx="46">
                  <c:v>45.63</c:v>
                </c:pt>
                <c:pt idx="47">
                  <c:v>46.58</c:v>
                </c:pt>
                <c:pt idx="48">
                  <c:v>0</c:v>
                </c:pt>
              </c:numCache>
            </c:numRef>
          </c:val>
        </c:ser>
        <c:marker val="1"/>
        <c:axId val="63729664"/>
        <c:axId val="63731584"/>
      </c:lineChart>
      <c:catAx>
        <c:axId val="63729664"/>
        <c:scaling>
          <c:orientation val="minMax"/>
        </c:scaling>
        <c:axPos val="b"/>
        <c:title>
          <c:tx>
            <c:rich>
              <a:bodyPr/>
              <a:lstStyle/>
              <a:p>
                <a:pPr>
                  <a:defRPr/>
                </a:pPr>
                <a:r>
                  <a:rPr lang="en-US" sz="1200"/>
                  <a:t>Turns</a:t>
                </a:r>
              </a:p>
            </c:rich>
          </c:tx>
          <c:layout>
            <c:manualLayout>
              <c:xMode val="edge"/>
              <c:yMode val="edge"/>
              <c:x val="0.89936294370970438"/>
              <c:y val="0.87287039488536211"/>
            </c:manualLayout>
          </c:layout>
        </c:title>
        <c:numFmt formatCode="General" sourceLinked="1"/>
        <c:tickLblPos val="nextTo"/>
        <c:crossAx val="63731584"/>
        <c:crossesAt val="0"/>
        <c:auto val="1"/>
        <c:lblAlgn val="ctr"/>
        <c:lblOffset val="50"/>
        <c:tickLblSkip val="5"/>
        <c:tickMarkSkip val="5"/>
      </c:catAx>
      <c:valAx>
        <c:axId val="63731584"/>
        <c:scaling>
          <c:orientation val="minMax"/>
          <c:max val="100"/>
          <c:min val="0"/>
        </c:scaling>
        <c:axPos val="l"/>
        <c:majorGridlines/>
        <c:numFmt formatCode="General" sourceLinked="1"/>
        <c:tickLblPos val="nextTo"/>
        <c:crossAx val="63729664"/>
        <c:crosses val="autoZero"/>
        <c:crossBetween val="between"/>
      </c:valAx>
    </c:plotArea>
    <c:legend>
      <c:legendPos val="r"/>
      <c:layout>
        <c:manualLayout>
          <c:xMode val="edge"/>
          <c:yMode val="edge"/>
          <c:x val="0.88263911185859178"/>
          <c:y val="0.32749470691315502"/>
          <c:w val="0.11430284806632182"/>
          <c:h val="0.28804919809841856"/>
        </c:manualLayout>
      </c:layout>
    </c:legend>
    <c:plotVisOnly val="1"/>
    <c:dispBlanksAs val="gap"/>
  </c:chart>
  <c:externalData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13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27.630000000000024</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-1.1399999999999983</c:v>
                </c:pt>
                <c:pt idx="1">
                  <c:v>-1.1299999999999983</c:v>
                </c:pt>
                <c:pt idx="2">
                  <c:v>17.45</c:v>
                </c:pt>
                <c:pt idx="3">
                  <c:v>16.97</c:v>
                </c:pt>
                <c:pt idx="4">
                  <c:v>16.5</c:v>
                </c:pt>
                <c:pt idx="5">
                  <c:v>16.05</c:v>
                </c:pt>
                <c:pt idx="6">
                  <c:v>6.51</c:v>
                </c:pt>
                <c:pt idx="7">
                  <c:v>6.71</c:v>
                </c:pt>
                <c:pt idx="8">
                  <c:v>6.98</c:v>
                </c:pt>
                <c:pt idx="9">
                  <c:v>7.29</c:v>
                </c:pt>
                <c:pt idx="10">
                  <c:v>8.89</c:v>
                </c:pt>
                <c:pt idx="11">
                  <c:v>17.8</c:v>
                </c:pt>
                <c:pt idx="12">
                  <c:v>18.110000000000024</c:v>
                </c:pt>
                <c:pt idx="13">
                  <c:v>7.76</c:v>
                </c:pt>
                <c:pt idx="14">
                  <c:v>18.8</c:v>
                </c:pt>
                <c:pt idx="15">
                  <c:v>10.870000000000006</c:v>
                </c:pt>
                <c:pt idx="16">
                  <c:v>11.55</c:v>
                </c:pt>
                <c:pt idx="17">
                  <c:v>12.229999999999999</c:v>
                </c:pt>
                <c:pt idx="18">
                  <c:v>23.17</c:v>
                </c:pt>
                <c:pt idx="19">
                  <c:v>24.130000000000024</c:v>
                </c:pt>
                <c:pt idx="20">
                  <c:v>25.05</c:v>
                </c:pt>
                <c:pt idx="21">
                  <c:v>14.77</c:v>
                </c:pt>
                <c:pt idx="22">
                  <c:v>27.01</c:v>
                </c:pt>
                <c:pt idx="23">
                  <c:v>27.86</c:v>
                </c:pt>
                <c:pt idx="24">
                  <c:v>28.68</c:v>
                </c:pt>
                <c:pt idx="25">
                  <c:v>29.459999999999987</c:v>
                </c:pt>
                <c:pt idx="26">
                  <c:v>29.66</c:v>
                </c:pt>
                <c:pt idx="27">
                  <c:v>29.73</c:v>
                </c:pt>
                <c:pt idx="28">
                  <c:v>29.779999999999987</c:v>
                </c:pt>
                <c:pt idx="29">
                  <c:v>29.810000000000024</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26.110000000000024</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30.810000000000024</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20.810000000000024</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16.489999999999966</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18.130000000000024</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64176896"/>
        <c:axId val="64178816"/>
      </c:lineChart>
      <c:catAx>
        <c:axId val="64176896"/>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64178816"/>
        <c:crossesAt val="0"/>
        <c:auto val="1"/>
        <c:lblAlgn val="ctr"/>
        <c:lblOffset val="50"/>
        <c:tickLblSkip val="5"/>
        <c:tickMarkSkip val="5"/>
      </c:catAx>
      <c:valAx>
        <c:axId val="64178816"/>
        <c:scaling>
          <c:orientation val="minMax"/>
          <c:max val="100"/>
          <c:min val="-100"/>
        </c:scaling>
        <c:axPos val="l"/>
        <c:majorGridlines/>
        <c:numFmt formatCode="General" sourceLinked="1"/>
        <c:tickLblPos val="nextTo"/>
        <c:crossAx val="64176896"/>
        <c:crosses val="autoZero"/>
        <c:crossBetween val="between"/>
      </c:valAx>
    </c:plotArea>
    <c:legend>
      <c:legendPos val="r"/>
      <c:layout>
        <c:manualLayout>
          <c:xMode val="edge"/>
          <c:yMode val="edge"/>
          <c:x val="7.270007236044923E-2"/>
          <c:y val="0.90917743501240422"/>
          <c:w val="0.84406109105856064"/>
          <c:h val="7.7723654406213011E-2"/>
        </c:manualLayout>
      </c:layout>
    </c:legend>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07A41-B56F-4700-B6E4-7FD7E9871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38</Pages>
  <Words>7530</Words>
  <Characters>42923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Interactive Storytelling and Emergent Gameplay using Dynamical Policy Models</vt:lpstr>
    </vt:vector>
  </TitlesOfParts>
  <Company>RMIT</Company>
  <LinksUpToDate>false</LinksUpToDate>
  <CharactersWithSpaces>50353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Yann</cp:lastModifiedBy>
  <cp:revision>42</cp:revision>
  <dcterms:created xsi:type="dcterms:W3CDTF">2008-10-16T06:00:00Z</dcterms:created>
  <dcterms:modified xsi:type="dcterms:W3CDTF">2008-10-20T07:44:00Z</dcterms:modified>
</cp:coreProperties>
</file>